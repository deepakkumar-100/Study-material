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2BE0" w:rsidRPr="005307E1" w:rsidRDefault="005A21A8">
      <w:pPr>
        <w:rPr>
          <w:sz w:val="28"/>
          <w:szCs w:val="28"/>
        </w:rPr>
      </w:pPr>
      <w:proofErr w:type="gramStart"/>
      <w:r w:rsidRPr="005307E1">
        <w:rPr>
          <w:sz w:val="28"/>
          <w:szCs w:val="28"/>
        </w:rPr>
        <w:t>T</w:t>
      </w:r>
      <w:r w:rsidR="00474756" w:rsidRPr="005307E1">
        <w:rPr>
          <w:sz w:val="28"/>
          <w:szCs w:val="28"/>
        </w:rPr>
        <w:t xml:space="preserve">o create </w:t>
      </w:r>
      <w:r w:rsidR="00474756" w:rsidRPr="005307E1">
        <w:rPr>
          <w:color w:val="0000FF"/>
          <w:sz w:val="28"/>
          <w:szCs w:val="28"/>
        </w:rPr>
        <w:t>real-time</w:t>
      </w:r>
      <w:r w:rsidR="00474756" w:rsidRPr="005307E1">
        <w:rPr>
          <w:sz w:val="28"/>
          <w:szCs w:val="28"/>
        </w:rPr>
        <w:t xml:space="preserve"> spring applications?</w:t>
      </w:r>
      <w:proofErr w:type="gramEnd"/>
      <w:r w:rsidR="00474756" w:rsidRPr="005307E1">
        <w:rPr>
          <w:sz w:val="28"/>
          <w:szCs w:val="28"/>
        </w:rPr>
        <w:t xml:space="preserve"> It includes writing many </w:t>
      </w:r>
      <w:r w:rsidR="00474756" w:rsidRPr="005307E1">
        <w:rPr>
          <w:color w:val="E319A6"/>
          <w:sz w:val="28"/>
          <w:szCs w:val="28"/>
        </w:rPr>
        <w:t>XML</w:t>
      </w:r>
      <w:r w:rsidR="00474756" w:rsidRPr="005307E1">
        <w:rPr>
          <w:sz w:val="28"/>
          <w:szCs w:val="28"/>
        </w:rPr>
        <w:t xml:space="preserve"> configurations, </w:t>
      </w:r>
      <w:r w:rsidR="00474756" w:rsidRPr="005307E1">
        <w:rPr>
          <w:color w:val="16F7C3"/>
          <w:sz w:val="28"/>
          <w:szCs w:val="28"/>
        </w:rPr>
        <w:t>server</w:t>
      </w:r>
      <w:r w:rsidR="00474756" w:rsidRPr="005307E1">
        <w:rPr>
          <w:sz w:val="28"/>
          <w:szCs w:val="28"/>
        </w:rPr>
        <w:t xml:space="preserve"> setting, adding </w:t>
      </w:r>
      <w:r w:rsidR="00474756" w:rsidRPr="005307E1">
        <w:rPr>
          <w:color w:val="0FD129"/>
          <w:sz w:val="28"/>
          <w:szCs w:val="28"/>
        </w:rPr>
        <w:t>dependencies</w:t>
      </w:r>
      <w:r w:rsidR="00474756" w:rsidRPr="005307E1">
        <w:rPr>
          <w:sz w:val="28"/>
          <w:szCs w:val="28"/>
        </w:rPr>
        <w:t xml:space="preserve">…etc. But with spring Boot we can avoid all these boilerplate code, writing XML configurations and annotations. We can create </w:t>
      </w:r>
      <w:proofErr w:type="gramStart"/>
      <w:r w:rsidR="00474756" w:rsidRPr="005307E1">
        <w:rPr>
          <w:sz w:val="28"/>
          <w:szCs w:val="28"/>
        </w:rPr>
        <w:t>a real-time production ready applications</w:t>
      </w:r>
      <w:proofErr w:type="gramEnd"/>
      <w:r w:rsidR="00474756" w:rsidRPr="005307E1">
        <w:rPr>
          <w:sz w:val="28"/>
          <w:szCs w:val="28"/>
        </w:rPr>
        <w:t> </w:t>
      </w:r>
      <w:proofErr w:type="spellStart"/>
      <w:r w:rsidR="00474756" w:rsidRPr="005307E1">
        <w:rPr>
          <w:sz w:val="28"/>
          <w:szCs w:val="28"/>
        </w:rPr>
        <w:t>with in</w:t>
      </w:r>
      <w:proofErr w:type="spellEnd"/>
      <w:r w:rsidR="00474756" w:rsidRPr="005307E1">
        <w:rPr>
          <w:sz w:val="28"/>
          <w:szCs w:val="28"/>
        </w:rPr>
        <w:t> minutes.</w:t>
      </w:r>
    </w:p>
    <w:p w:rsidR="00474756" w:rsidRPr="005307E1" w:rsidRDefault="00474756">
      <w:pPr>
        <w:rPr>
          <w:sz w:val="28"/>
          <w:szCs w:val="28"/>
        </w:rPr>
      </w:pPr>
      <w:proofErr w:type="gramStart"/>
      <w:r w:rsidRPr="005307E1">
        <w:rPr>
          <w:sz w:val="28"/>
          <w:szCs w:val="28"/>
        </w:rPr>
        <w:t>main</w:t>
      </w:r>
      <w:proofErr w:type="gramEnd"/>
      <w:r w:rsidRPr="005307E1">
        <w:rPr>
          <w:sz w:val="28"/>
          <w:szCs w:val="28"/>
        </w:rPr>
        <w:t xml:space="preserve"> advantage of Spring Boot is, we can create spring based applications easily in very less time, without need of any XML configurations. The main disadvantage is, it will be little tough to migrate existing spring enterprise applications to Spring Boot.</w:t>
      </w:r>
    </w:p>
    <w:p w:rsidR="00486C72" w:rsidRPr="005307E1" w:rsidRDefault="00ED085D">
      <w:pPr>
        <w:rPr>
          <w:sz w:val="28"/>
          <w:szCs w:val="28"/>
        </w:rPr>
      </w:pPr>
      <w:hyperlink r:id="rId6" w:history="1">
        <w:r w:rsidR="00486C72" w:rsidRPr="005307E1">
          <w:rPr>
            <w:rStyle w:val="Hyperlink"/>
            <w:sz w:val="28"/>
            <w:szCs w:val="28"/>
          </w:rPr>
          <w:t>Spring Boot + Maven – Hello World Example Step by Step</w:t>
        </w:r>
      </w:hyperlink>
      <w:r w:rsidR="00486C72" w:rsidRPr="005307E1">
        <w:rPr>
          <w:sz w:val="28"/>
          <w:szCs w:val="28"/>
        </w:rPr>
        <w:t xml:space="preserve"> </w:t>
      </w:r>
    </w:p>
    <w:p w:rsidR="00486C72" w:rsidRPr="005307E1" w:rsidRDefault="00486C72">
      <w:pPr>
        <w:rPr>
          <w:sz w:val="28"/>
          <w:szCs w:val="28"/>
        </w:rPr>
      </w:pPr>
      <w:proofErr w:type="spellStart"/>
      <w:r w:rsidRPr="005307E1">
        <w:rPr>
          <w:sz w:val="28"/>
          <w:szCs w:val="28"/>
        </w:rPr>
        <w:t>Lets</w:t>
      </w:r>
      <w:proofErr w:type="spellEnd"/>
      <w:r w:rsidRPr="005307E1">
        <w:rPr>
          <w:sz w:val="28"/>
          <w:szCs w:val="28"/>
        </w:rPr>
        <w:t xml:space="preserve"> add Spring Boot related stuff in </w:t>
      </w:r>
      <w:proofErr w:type="gramStart"/>
      <w:r w:rsidRPr="005307E1">
        <w:rPr>
          <w:sz w:val="28"/>
          <w:szCs w:val="28"/>
        </w:rPr>
        <w:t>it :</w:t>
      </w:r>
      <w:proofErr w:type="gramEnd"/>
    </w:p>
    <w:p w:rsidR="00486C72" w:rsidRPr="005307E1" w:rsidRDefault="00F82CB2">
      <w:pPr>
        <w:rPr>
          <w:sz w:val="28"/>
          <w:szCs w:val="28"/>
        </w:rPr>
      </w:pPr>
      <w:r w:rsidRPr="005307E1">
        <w:rPr>
          <w:noProof/>
          <w:sz w:val="28"/>
          <w:szCs w:val="28"/>
        </w:rPr>
        <w:drawing>
          <wp:inline distT="0" distB="0" distL="0" distR="0" wp14:anchorId="3F95119E" wp14:editId="54D1AF5E">
            <wp:extent cx="5943600" cy="4187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187190"/>
                    </a:xfrm>
                    <a:prstGeom prst="rect">
                      <a:avLst/>
                    </a:prstGeom>
                  </pic:spPr>
                </pic:pic>
              </a:graphicData>
            </a:graphic>
          </wp:inline>
        </w:drawing>
      </w:r>
    </w:p>
    <w:p w:rsidR="00486C72" w:rsidRPr="005307E1" w:rsidRDefault="00486C72">
      <w:pPr>
        <w:rPr>
          <w:color w:val="993366"/>
          <w:sz w:val="28"/>
          <w:szCs w:val="28"/>
        </w:rPr>
      </w:pPr>
      <w:r w:rsidRPr="005307E1">
        <w:rPr>
          <w:sz w:val="28"/>
          <w:szCs w:val="28"/>
        </w:rPr>
        <w:t>I have added </w:t>
      </w:r>
      <w:r w:rsidRPr="005307E1">
        <w:rPr>
          <w:color w:val="99CC00"/>
          <w:sz w:val="28"/>
          <w:szCs w:val="28"/>
        </w:rPr>
        <w:t>spring-boot-starter-parent,</w:t>
      </w:r>
      <w:r w:rsidRPr="005307E1">
        <w:rPr>
          <w:color w:val="993366"/>
          <w:sz w:val="28"/>
          <w:szCs w:val="28"/>
        </w:rPr>
        <w:t> spring-boot-starter-web</w:t>
      </w:r>
    </w:p>
    <w:p w:rsidR="00486C72" w:rsidRPr="005307E1" w:rsidRDefault="00486C72">
      <w:pPr>
        <w:rPr>
          <w:sz w:val="28"/>
          <w:szCs w:val="28"/>
        </w:rPr>
      </w:pPr>
      <w:r w:rsidRPr="005307E1">
        <w:rPr>
          <w:b/>
          <w:sz w:val="28"/>
          <w:szCs w:val="28"/>
        </w:rPr>
        <w:t>What is spring-boot-starter-parent?</w:t>
      </w:r>
      <w:r w:rsidRPr="005307E1">
        <w:rPr>
          <w:sz w:val="28"/>
          <w:szCs w:val="28"/>
        </w:rPr>
        <w:t xml:space="preserve"> </w:t>
      </w:r>
    </w:p>
    <w:p w:rsidR="00486C72" w:rsidRPr="005307E1" w:rsidRDefault="00486C72">
      <w:pPr>
        <w:rPr>
          <w:sz w:val="28"/>
          <w:szCs w:val="28"/>
        </w:rPr>
      </w:pPr>
      <w:r w:rsidRPr="005307E1">
        <w:rPr>
          <w:sz w:val="28"/>
          <w:szCs w:val="28"/>
        </w:rPr>
        <w:lastRenderedPageBreak/>
        <w:t xml:space="preserve">Actually this is an existing project given by spring team which contains Spring Boot supporting configuration data (remember just configuration data, it </w:t>
      </w:r>
      <w:proofErr w:type="spellStart"/>
      <w:r w:rsidRPr="005307E1">
        <w:rPr>
          <w:sz w:val="28"/>
          <w:szCs w:val="28"/>
        </w:rPr>
        <w:t>wont</w:t>
      </w:r>
      <w:proofErr w:type="spellEnd"/>
      <w:r w:rsidRPr="005307E1">
        <w:rPr>
          <w:sz w:val="28"/>
          <w:szCs w:val="28"/>
        </w:rPr>
        <w:t xml:space="preserve"> download any jars), we have added this in a &lt;parent&gt; tag means, we are instructing Maven to consider our </w:t>
      </w:r>
      <w:proofErr w:type="spellStart"/>
      <w:r w:rsidRPr="005307E1">
        <w:rPr>
          <w:color w:val="0000FF"/>
          <w:sz w:val="28"/>
          <w:szCs w:val="28"/>
        </w:rPr>
        <w:t>SpringBootHelloWorld</w:t>
      </w:r>
      <w:proofErr w:type="spellEnd"/>
      <w:r w:rsidRPr="005307E1">
        <w:rPr>
          <w:sz w:val="28"/>
          <w:szCs w:val="28"/>
        </w:rPr>
        <w:t xml:space="preserve"> project as a child to it,</w:t>
      </w:r>
    </w:p>
    <w:p w:rsidR="00196013" w:rsidRPr="005307E1" w:rsidRDefault="00196013">
      <w:pPr>
        <w:rPr>
          <w:rFonts w:ascii="Calibri" w:hAnsi="Calibri" w:cs="Calibri"/>
          <w:sz w:val="28"/>
          <w:szCs w:val="28"/>
        </w:rPr>
      </w:pPr>
      <w:r w:rsidRPr="005307E1">
        <w:rPr>
          <w:rStyle w:val="Strong"/>
          <w:color w:val="FF0000"/>
          <w:sz w:val="28"/>
          <w:szCs w:val="28"/>
        </w:rPr>
        <w:t>Note</w:t>
      </w:r>
      <w:r w:rsidRPr="005307E1">
        <w:rPr>
          <w:sz w:val="28"/>
          <w:szCs w:val="28"/>
        </w:rPr>
        <w:t xml:space="preserve">: Did you observe lines 13-18 of pom.xml? I haven’t included version number for spring-boot-starter-web </w:t>
      </w:r>
      <w:r w:rsidRPr="005307E1">
        <w:rPr>
          <w:rFonts w:ascii="Calibri" w:hAnsi="Calibri" w:cs="Calibri"/>
          <w:sz w:val="28"/>
          <w:szCs w:val="28"/>
        </w:rPr>
        <w:t>🙂</w:t>
      </w:r>
      <w:r w:rsidRPr="005307E1">
        <w:rPr>
          <w:sz w:val="28"/>
          <w:szCs w:val="28"/>
        </w:rPr>
        <w:t xml:space="preserve"> but maven downloaded some jar files with some version(s) related to spring-boot-starter-web, how </w:t>
      </w:r>
      <w:proofErr w:type="spellStart"/>
      <w:proofErr w:type="gramStart"/>
      <w:r w:rsidRPr="005307E1">
        <w:rPr>
          <w:sz w:val="28"/>
          <w:szCs w:val="28"/>
        </w:rPr>
        <w:t>its</w:t>
      </w:r>
      <w:proofErr w:type="spellEnd"/>
      <w:proofErr w:type="gramEnd"/>
      <w:r w:rsidRPr="005307E1">
        <w:rPr>
          <w:sz w:val="28"/>
          <w:szCs w:val="28"/>
        </w:rPr>
        <w:t xml:space="preserve"> possible? </w:t>
      </w:r>
      <w:proofErr w:type="gramStart"/>
      <w:r w:rsidRPr="005307E1">
        <w:rPr>
          <w:sz w:val="28"/>
          <w:szCs w:val="28"/>
        </w:rPr>
        <w:t>that’s</w:t>
      </w:r>
      <w:proofErr w:type="gramEnd"/>
      <w:r w:rsidRPr="005307E1">
        <w:rPr>
          <w:sz w:val="28"/>
          <w:szCs w:val="28"/>
        </w:rPr>
        <w:t xml:space="preserve"> because of Maven’s parent child relation. While adding spring boot parent project, I have included version as 1.5.6.RELEASE, so again we no need to add version numbers for the dependencies.  As I told you earlier, spring-boot-starter-parent contains configuration </w:t>
      </w:r>
      <w:proofErr w:type="gramStart"/>
      <w:r w:rsidRPr="005307E1">
        <w:rPr>
          <w:sz w:val="28"/>
          <w:szCs w:val="28"/>
        </w:rPr>
        <w:t>meta</w:t>
      </w:r>
      <w:proofErr w:type="gramEnd"/>
      <w:r w:rsidRPr="005307E1">
        <w:rPr>
          <w:sz w:val="28"/>
          <w:szCs w:val="28"/>
        </w:rPr>
        <w:t xml:space="preserve"> data, this means, it knows which version of dependency need to be downloaded.  So we </w:t>
      </w:r>
      <w:r w:rsidR="000F5BBA" w:rsidRPr="005307E1">
        <w:rPr>
          <w:sz w:val="28"/>
          <w:szCs w:val="28"/>
        </w:rPr>
        <w:t xml:space="preserve">have </w:t>
      </w:r>
      <w:r w:rsidRPr="005307E1">
        <w:rPr>
          <w:sz w:val="28"/>
          <w:szCs w:val="28"/>
        </w:rPr>
        <w:t xml:space="preserve">no need to worry about dependencies </w:t>
      </w:r>
      <w:proofErr w:type="gramStart"/>
      <w:r w:rsidRPr="005307E1">
        <w:rPr>
          <w:sz w:val="28"/>
          <w:szCs w:val="28"/>
        </w:rPr>
        <w:t>versions.,</w:t>
      </w:r>
      <w:proofErr w:type="gramEnd"/>
      <w:r w:rsidRPr="005307E1">
        <w:rPr>
          <w:sz w:val="28"/>
          <w:szCs w:val="28"/>
        </w:rPr>
        <w:t xml:space="preserve"> which will save lot of our time </w:t>
      </w:r>
      <w:r w:rsidRPr="005307E1">
        <w:rPr>
          <w:rFonts w:ascii="Calibri" w:hAnsi="Calibri" w:cs="Calibri"/>
          <w:sz w:val="28"/>
          <w:szCs w:val="28"/>
        </w:rPr>
        <w:t>😉</w:t>
      </w:r>
    </w:p>
    <w:p w:rsidR="00196013" w:rsidRPr="005307E1" w:rsidRDefault="00ED085D">
      <w:pPr>
        <w:rPr>
          <w:sz w:val="28"/>
          <w:szCs w:val="28"/>
        </w:rPr>
      </w:pPr>
      <w:hyperlink r:id="rId8" w:history="1">
        <w:r w:rsidR="00F82CB2" w:rsidRPr="005307E1">
          <w:rPr>
            <w:rStyle w:val="Hyperlink"/>
            <w:sz w:val="28"/>
            <w:szCs w:val="28"/>
          </w:rPr>
          <w:t xml:space="preserve">Spring Boot – Creating a </w:t>
        </w:r>
        <w:proofErr w:type="spellStart"/>
        <w:r w:rsidR="00F82CB2" w:rsidRPr="005307E1">
          <w:rPr>
            <w:rStyle w:val="Hyperlink"/>
            <w:sz w:val="28"/>
            <w:szCs w:val="28"/>
          </w:rPr>
          <w:t>RESTful</w:t>
        </w:r>
        <w:proofErr w:type="spellEnd"/>
        <w:r w:rsidR="00F82CB2" w:rsidRPr="005307E1">
          <w:rPr>
            <w:rStyle w:val="Hyperlink"/>
            <w:sz w:val="28"/>
            <w:szCs w:val="28"/>
          </w:rPr>
          <w:t xml:space="preserve"> Web Service Example</w:t>
        </w:r>
      </w:hyperlink>
    </w:p>
    <w:p w:rsidR="00F82CB2" w:rsidRPr="005307E1" w:rsidRDefault="00F82CB2" w:rsidP="00F82CB2">
      <w:pPr>
        <w:spacing w:before="100" w:beforeAutospacing="1" w:after="100" w:afterAutospacing="1" w:line="240" w:lineRule="auto"/>
        <w:outlineLvl w:val="1"/>
        <w:rPr>
          <w:rFonts w:ascii="Times New Roman" w:eastAsia="Times New Roman" w:hAnsi="Times New Roman" w:cs="Times New Roman"/>
          <w:b/>
          <w:bCs/>
          <w:sz w:val="28"/>
          <w:szCs w:val="28"/>
        </w:rPr>
      </w:pPr>
      <w:r w:rsidRPr="005307E1">
        <w:rPr>
          <w:rFonts w:ascii="Times New Roman" w:eastAsia="Times New Roman" w:hAnsi="Times New Roman" w:cs="Times New Roman"/>
          <w:b/>
          <w:bCs/>
          <w:sz w:val="28"/>
          <w:szCs w:val="28"/>
        </w:rPr>
        <w:t> Required files</w:t>
      </w:r>
    </w:p>
    <w:p w:rsidR="00F82CB2" w:rsidRPr="005307E1" w:rsidRDefault="00F82CB2" w:rsidP="00F82CB2">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SpringBootApp.java</w:t>
      </w:r>
    </w:p>
    <w:p w:rsidR="00F82CB2" w:rsidRPr="005307E1" w:rsidRDefault="00F82CB2" w:rsidP="00F82CB2">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SpringJava4sController.java</w:t>
      </w:r>
    </w:p>
    <w:p w:rsidR="00F82CB2" w:rsidRPr="005307E1" w:rsidRDefault="00F82CB2" w:rsidP="00F82CB2">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pom.xml</w:t>
      </w:r>
    </w:p>
    <w:p w:rsidR="00751D99" w:rsidRPr="005307E1" w:rsidRDefault="00751D99" w:rsidP="00751D99">
      <w:pPr>
        <w:spacing w:before="100" w:beforeAutospacing="1" w:after="100" w:afterAutospacing="1" w:line="240" w:lineRule="auto"/>
        <w:ind w:left="720"/>
        <w:rPr>
          <w:rFonts w:ascii="Times New Roman" w:eastAsia="Times New Roman" w:hAnsi="Times New Roman" w:cs="Times New Roman"/>
          <w:sz w:val="28"/>
          <w:szCs w:val="28"/>
        </w:rPr>
      </w:pPr>
    </w:p>
    <w:p w:rsidR="00751D99" w:rsidRPr="005307E1" w:rsidRDefault="00751D99" w:rsidP="00F82CB2">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5307E1">
        <w:rPr>
          <w:noProof/>
          <w:sz w:val="28"/>
          <w:szCs w:val="28"/>
        </w:rPr>
        <w:drawing>
          <wp:inline distT="0" distB="0" distL="0" distR="0" wp14:anchorId="0B41823E" wp14:editId="6B2E36DF">
            <wp:extent cx="5943600" cy="2508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08885"/>
                    </a:xfrm>
                    <a:prstGeom prst="rect">
                      <a:avLst/>
                    </a:prstGeom>
                  </pic:spPr>
                </pic:pic>
              </a:graphicData>
            </a:graphic>
          </wp:inline>
        </w:drawing>
      </w:r>
    </w:p>
    <w:p w:rsidR="00F82CB2" w:rsidRPr="005307E1" w:rsidRDefault="00F82CB2">
      <w:pPr>
        <w:rPr>
          <w:sz w:val="28"/>
          <w:szCs w:val="28"/>
        </w:rPr>
      </w:pPr>
      <w:r w:rsidRPr="005307E1">
        <w:rPr>
          <w:noProof/>
          <w:sz w:val="28"/>
          <w:szCs w:val="28"/>
        </w:rPr>
        <w:lastRenderedPageBreak/>
        <w:drawing>
          <wp:inline distT="0" distB="0" distL="0" distR="0" wp14:anchorId="66FC0B9C" wp14:editId="6E565096">
            <wp:extent cx="5943600" cy="3376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76930"/>
                    </a:xfrm>
                    <a:prstGeom prst="rect">
                      <a:avLst/>
                    </a:prstGeom>
                  </pic:spPr>
                </pic:pic>
              </a:graphicData>
            </a:graphic>
          </wp:inline>
        </w:drawing>
      </w:r>
    </w:p>
    <w:p w:rsidR="00751D99" w:rsidRPr="005307E1" w:rsidRDefault="000F5BBA">
      <w:pPr>
        <w:rPr>
          <w:color w:val="000000"/>
          <w:sz w:val="28"/>
          <w:szCs w:val="28"/>
        </w:rPr>
      </w:pPr>
      <w:r w:rsidRPr="005307E1">
        <w:rPr>
          <w:rStyle w:val="Strong"/>
          <w:i/>
          <w:iCs/>
          <w:color w:val="FF0000"/>
          <w:sz w:val="28"/>
          <w:szCs w:val="28"/>
        </w:rPr>
        <w:t>Note</w:t>
      </w:r>
      <w:r w:rsidRPr="005307E1">
        <w:rPr>
          <w:sz w:val="28"/>
          <w:szCs w:val="28"/>
        </w:rPr>
        <w:t xml:space="preserve">:  Have you clearly observed the above directory structure? I have created Spring Boot main application class in </w:t>
      </w:r>
      <w:r w:rsidRPr="005307E1">
        <w:rPr>
          <w:rStyle w:val="Emphasis"/>
          <w:color w:val="258CE6"/>
          <w:sz w:val="28"/>
          <w:szCs w:val="28"/>
        </w:rPr>
        <w:t>com.java4s.app</w:t>
      </w:r>
      <w:r w:rsidRPr="005307E1">
        <w:rPr>
          <w:sz w:val="28"/>
          <w:szCs w:val="28"/>
        </w:rPr>
        <w:t xml:space="preserve"> and controller class in </w:t>
      </w:r>
      <w:r w:rsidRPr="005307E1">
        <w:rPr>
          <w:rStyle w:val="Emphasis"/>
          <w:color w:val="258CE6"/>
          <w:sz w:val="28"/>
          <w:szCs w:val="28"/>
        </w:rPr>
        <w:t>com.java4s.app</w:t>
      </w:r>
      <w:r w:rsidRPr="005307E1">
        <w:rPr>
          <w:rStyle w:val="Emphasis"/>
          <w:sz w:val="28"/>
          <w:szCs w:val="28"/>
        </w:rPr>
        <w:t>.</w:t>
      </w:r>
      <w:r w:rsidRPr="005307E1">
        <w:rPr>
          <w:rStyle w:val="Emphasis"/>
          <w:color w:val="FF0000"/>
          <w:sz w:val="28"/>
          <w:szCs w:val="28"/>
        </w:rPr>
        <w:t xml:space="preserve">controller, </w:t>
      </w:r>
      <w:r w:rsidRPr="005307E1">
        <w:rPr>
          <w:color w:val="000000"/>
          <w:sz w:val="28"/>
          <w:szCs w:val="28"/>
        </w:rPr>
        <w:t xml:space="preserve">and in my controller class I have written my </w:t>
      </w:r>
      <w:proofErr w:type="spellStart"/>
      <w:r w:rsidRPr="005307E1">
        <w:rPr>
          <w:color w:val="000000"/>
          <w:sz w:val="28"/>
          <w:szCs w:val="28"/>
        </w:rPr>
        <w:t>RESTful</w:t>
      </w:r>
      <w:proofErr w:type="spellEnd"/>
      <w:r w:rsidRPr="005307E1">
        <w:rPr>
          <w:color w:val="000000"/>
          <w:sz w:val="28"/>
          <w:szCs w:val="28"/>
        </w:rPr>
        <w:t xml:space="preserve"> service logic and was able to execute the application successfully. How spring boot knows to scan our controller? As we have created our main class in com.java4s.app package, while starting our application, it will scan all the components under that package.</w:t>
      </w:r>
    </w:p>
    <w:p w:rsidR="000F5BBA" w:rsidRPr="005307E1" w:rsidRDefault="000F5BBA">
      <w:pPr>
        <w:rPr>
          <w:sz w:val="28"/>
          <w:szCs w:val="28"/>
        </w:rPr>
      </w:pPr>
      <w:r w:rsidRPr="005307E1">
        <w:rPr>
          <w:sz w:val="28"/>
          <w:szCs w:val="28"/>
        </w:rPr>
        <w:t xml:space="preserve">If you create the controller class outside of the main package, </w:t>
      </w:r>
      <w:proofErr w:type="spellStart"/>
      <w:r w:rsidRPr="005307E1">
        <w:rPr>
          <w:sz w:val="28"/>
          <w:szCs w:val="28"/>
        </w:rPr>
        <w:t>lets</w:t>
      </w:r>
      <w:proofErr w:type="spellEnd"/>
      <w:r w:rsidRPr="005307E1">
        <w:rPr>
          <w:sz w:val="28"/>
          <w:szCs w:val="28"/>
        </w:rPr>
        <w:t xml:space="preserve"> say </w:t>
      </w:r>
      <w:r w:rsidRPr="005307E1">
        <w:rPr>
          <w:rStyle w:val="Emphasis"/>
          <w:color w:val="FF0000"/>
          <w:sz w:val="28"/>
          <w:szCs w:val="28"/>
        </w:rPr>
        <w:t>com.java4s.controller</w:t>
      </w:r>
      <w:r w:rsidRPr="005307E1">
        <w:rPr>
          <w:rStyle w:val="Emphasis"/>
          <w:sz w:val="28"/>
          <w:szCs w:val="28"/>
        </w:rPr>
        <w:t>, </w:t>
      </w:r>
      <w:proofErr w:type="gramStart"/>
      <w:r w:rsidRPr="005307E1">
        <w:rPr>
          <w:sz w:val="28"/>
          <w:szCs w:val="28"/>
        </w:rPr>
        <w:t>If</w:t>
      </w:r>
      <w:proofErr w:type="gramEnd"/>
      <w:r w:rsidRPr="005307E1">
        <w:rPr>
          <w:sz w:val="28"/>
          <w:szCs w:val="28"/>
        </w:rPr>
        <w:t xml:space="preserve"> you run the application it gives 404 error,</w:t>
      </w:r>
    </w:p>
    <w:p w:rsidR="000F5BBA" w:rsidRPr="005307E1" w:rsidRDefault="000F5BBA">
      <w:pPr>
        <w:rPr>
          <w:sz w:val="28"/>
          <w:szCs w:val="28"/>
        </w:rPr>
      </w:pPr>
      <w:r w:rsidRPr="005307E1">
        <w:rPr>
          <w:sz w:val="28"/>
          <w:szCs w:val="28"/>
        </w:rPr>
        <w:t>What’s the solution for this?  </w:t>
      </w:r>
      <w:proofErr w:type="gramStart"/>
      <w:r w:rsidRPr="005307E1">
        <w:rPr>
          <w:sz w:val="28"/>
          <w:szCs w:val="28"/>
        </w:rPr>
        <w:t>we</w:t>
      </w:r>
      <w:proofErr w:type="gramEnd"/>
      <w:r w:rsidRPr="005307E1">
        <w:rPr>
          <w:sz w:val="28"/>
          <w:szCs w:val="28"/>
        </w:rPr>
        <w:t xml:space="preserve"> have to add </w:t>
      </w:r>
      <w:r w:rsidRPr="005307E1">
        <w:rPr>
          <w:rStyle w:val="Emphasis"/>
          <w:color w:val="008000"/>
          <w:sz w:val="28"/>
          <w:szCs w:val="28"/>
        </w:rPr>
        <w:t>@</w:t>
      </w:r>
      <w:proofErr w:type="spellStart"/>
      <w:r w:rsidRPr="005307E1">
        <w:rPr>
          <w:rStyle w:val="Emphasis"/>
          <w:color w:val="008000"/>
          <w:sz w:val="28"/>
          <w:szCs w:val="28"/>
        </w:rPr>
        <w:t>ComponentScan</w:t>
      </w:r>
      <w:proofErr w:type="spellEnd"/>
      <w:r w:rsidRPr="005307E1">
        <w:rPr>
          <w:sz w:val="28"/>
          <w:szCs w:val="28"/>
        </w:rPr>
        <w:t> annotation in our Spring Boot main class, something like this..</w:t>
      </w:r>
    </w:p>
    <w:p w:rsidR="00FB6052" w:rsidRPr="005307E1" w:rsidRDefault="000F5BBA">
      <w:pPr>
        <w:rPr>
          <w:sz w:val="28"/>
          <w:szCs w:val="28"/>
        </w:rPr>
      </w:pPr>
      <w:r w:rsidRPr="005307E1">
        <w:rPr>
          <w:noProof/>
          <w:sz w:val="28"/>
          <w:szCs w:val="28"/>
        </w:rPr>
        <w:lastRenderedPageBreak/>
        <w:drawing>
          <wp:inline distT="0" distB="0" distL="0" distR="0" wp14:anchorId="005E806F" wp14:editId="4471D234">
            <wp:extent cx="5943600" cy="2252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252980"/>
                    </a:xfrm>
                    <a:prstGeom prst="rect">
                      <a:avLst/>
                    </a:prstGeom>
                  </pic:spPr>
                </pic:pic>
              </a:graphicData>
            </a:graphic>
          </wp:inline>
        </w:drawing>
      </w:r>
      <w:proofErr w:type="spellStart"/>
      <w:r w:rsidR="00FB6052" w:rsidRPr="005307E1">
        <w:rPr>
          <w:sz w:val="28"/>
          <w:szCs w:val="28"/>
        </w:rPr>
        <w:t>application.properties</w:t>
      </w:r>
      <w:proofErr w:type="spellEnd"/>
      <w:r w:rsidR="00FB6052" w:rsidRPr="005307E1">
        <w:rPr>
          <w:sz w:val="28"/>
          <w:szCs w:val="28"/>
        </w:rPr>
        <w:t>:</w:t>
      </w:r>
    </w:p>
    <w:p w:rsidR="00FB6052" w:rsidRPr="005307E1" w:rsidRDefault="00FB6052">
      <w:pPr>
        <w:rPr>
          <w:sz w:val="28"/>
          <w:szCs w:val="28"/>
        </w:rPr>
      </w:pPr>
      <w:r w:rsidRPr="005307E1">
        <w:rPr>
          <w:sz w:val="28"/>
          <w:szCs w:val="28"/>
        </w:rPr>
        <w:t xml:space="preserve">Generally we will create property files for writing </w:t>
      </w:r>
      <w:r w:rsidRPr="005307E1">
        <w:rPr>
          <w:color w:val="FF6600"/>
          <w:sz w:val="28"/>
          <w:szCs w:val="28"/>
        </w:rPr>
        <w:t>static</w:t>
      </w:r>
      <w:r w:rsidRPr="005307E1">
        <w:rPr>
          <w:sz w:val="28"/>
          <w:szCs w:val="28"/>
        </w:rPr>
        <w:t xml:space="preserve"> values related to our application. </w:t>
      </w:r>
    </w:p>
    <w:p w:rsidR="004D28A0" w:rsidRPr="005307E1" w:rsidRDefault="004D28A0" w:rsidP="004D28A0">
      <w:pPr>
        <w:pStyle w:val="Heading1"/>
      </w:pPr>
      <w:r w:rsidRPr="005307E1">
        <w:t xml:space="preserve"> How to Change Default Tomcat Server </w:t>
      </w:r>
      <w:proofErr w:type="gramStart"/>
      <w:r w:rsidRPr="005307E1">
        <w:t>Port :</w:t>
      </w:r>
      <w:proofErr w:type="gramEnd"/>
    </w:p>
    <w:p w:rsidR="004D28A0" w:rsidRPr="005307E1" w:rsidRDefault="004D28A0" w:rsidP="004D28A0">
      <w:p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In Spring Boot, we can change tomcat’s port number in 2 ways…</w:t>
      </w:r>
    </w:p>
    <w:p w:rsidR="004D28A0" w:rsidRPr="005307E1" w:rsidRDefault="004D28A0" w:rsidP="004D28A0">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 xml:space="preserve">Using </w:t>
      </w:r>
      <w:proofErr w:type="spellStart"/>
      <w:r w:rsidRPr="005307E1">
        <w:rPr>
          <w:rFonts w:ascii="Times New Roman" w:eastAsia="Times New Roman" w:hAnsi="Times New Roman" w:cs="Times New Roman"/>
          <w:color w:val="99CC00"/>
          <w:sz w:val="28"/>
          <w:szCs w:val="28"/>
        </w:rPr>
        <w:t>application.properties</w:t>
      </w:r>
      <w:proofErr w:type="spellEnd"/>
    </w:p>
    <w:p w:rsidR="004D28A0" w:rsidRPr="005307E1" w:rsidRDefault="004D28A0" w:rsidP="004D28A0">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 xml:space="preserve">Using </w:t>
      </w:r>
      <w:r w:rsidRPr="005307E1">
        <w:rPr>
          <w:rFonts w:ascii="Times New Roman" w:eastAsia="Times New Roman" w:hAnsi="Times New Roman" w:cs="Times New Roman"/>
          <w:color w:val="993366"/>
          <w:sz w:val="28"/>
          <w:szCs w:val="28"/>
        </w:rPr>
        <w:t xml:space="preserve">Java </w:t>
      </w:r>
      <w:r w:rsidRPr="005307E1">
        <w:rPr>
          <w:rFonts w:ascii="Times New Roman" w:eastAsia="Times New Roman" w:hAnsi="Times New Roman" w:cs="Times New Roman"/>
          <w:sz w:val="28"/>
          <w:szCs w:val="28"/>
        </w:rPr>
        <w:t>code change</w:t>
      </w:r>
    </w:p>
    <w:p w:rsidR="000A5100" w:rsidRPr="005307E1" w:rsidRDefault="000A5100" w:rsidP="000A5100">
      <w:pPr>
        <w:pStyle w:val="Heading2"/>
        <w:rPr>
          <w:sz w:val="28"/>
          <w:szCs w:val="28"/>
        </w:rPr>
      </w:pPr>
      <w:proofErr w:type="spellStart"/>
      <w:r w:rsidRPr="005307E1">
        <w:rPr>
          <w:sz w:val="28"/>
          <w:szCs w:val="28"/>
        </w:rPr>
        <w:t>application.properties</w:t>
      </w:r>
      <w:proofErr w:type="spellEnd"/>
    </w:p>
    <w:p w:rsidR="000A5100" w:rsidRPr="005307E1" w:rsidRDefault="000A5100" w:rsidP="000A5100">
      <w:pPr>
        <w:pStyle w:val="NormalWeb"/>
        <w:rPr>
          <w:sz w:val="28"/>
          <w:szCs w:val="28"/>
        </w:rPr>
      </w:pPr>
      <w:proofErr w:type="spellStart"/>
      <w:r w:rsidRPr="005307E1">
        <w:rPr>
          <w:sz w:val="28"/>
          <w:szCs w:val="28"/>
        </w:rPr>
        <w:t>server.port</w:t>
      </w:r>
      <w:proofErr w:type="spellEnd"/>
      <w:r w:rsidRPr="005307E1">
        <w:rPr>
          <w:sz w:val="28"/>
          <w:szCs w:val="28"/>
        </w:rPr>
        <w:t xml:space="preserve"> = 2017</w:t>
      </w:r>
    </w:p>
    <w:p w:rsidR="000A5100" w:rsidRPr="005307E1" w:rsidRDefault="000A5100" w:rsidP="000A5100">
      <w:pPr>
        <w:pStyle w:val="Heading2"/>
        <w:rPr>
          <w:sz w:val="28"/>
          <w:szCs w:val="28"/>
        </w:rPr>
      </w:pPr>
      <w:r w:rsidRPr="005307E1">
        <w:rPr>
          <w:sz w:val="28"/>
          <w:szCs w:val="28"/>
        </w:rPr>
        <w:t xml:space="preserve">Using </w:t>
      </w:r>
      <w:r w:rsidRPr="005307E1">
        <w:rPr>
          <w:color w:val="3366FF"/>
          <w:sz w:val="28"/>
          <w:szCs w:val="28"/>
        </w:rPr>
        <w:t>Java</w:t>
      </w:r>
      <w:r w:rsidRPr="005307E1">
        <w:rPr>
          <w:color w:val="993366"/>
          <w:sz w:val="28"/>
          <w:szCs w:val="28"/>
        </w:rPr>
        <w:t> </w:t>
      </w:r>
      <w:r w:rsidRPr="005307E1">
        <w:rPr>
          <w:sz w:val="28"/>
          <w:szCs w:val="28"/>
        </w:rPr>
        <w:t>code change</w:t>
      </w:r>
    </w:p>
    <w:p w:rsidR="000A5100" w:rsidRPr="005307E1" w:rsidRDefault="000A5100" w:rsidP="000A5100">
      <w:pPr>
        <w:pStyle w:val="NormalWeb"/>
        <w:rPr>
          <w:sz w:val="28"/>
          <w:szCs w:val="28"/>
        </w:rPr>
      </w:pPr>
      <w:r w:rsidRPr="005307E1">
        <w:rPr>
          <w:sz w:val="28"/>
          <w:szCs w:val="28"/>
        </w:rPr>
        <w:t>In this approach, we will create a simple java class which implements </w:t>
      </w:r>
      <w:proofErr w:type="spellStart"/>
      <w:r w:rsidRPr="005307E1">
        <w:rPr>
          <w:color w:val="008000"/>
          <w:sz w:val="28"/>
          <w:szCs w:val="28"/>
        </w:rPr>
        <w:t>EmbeddedServletContainerCustomizer</w:t>
      </w:r>
      <w:proofErr w:type="spellEnd"/>
      <w:r w:rsidRPr="005307E1">
        <w:rPr>
          <w:sz w:val="28"/>
          <w:szCs w:val="28"/>
        </w:rPr>
        <w:t xml:space="preserve"> interface of Spring Boot, this is a strategy interface for customizing </w:t>
      </w:r>
      <w:r w:rsidRPr="005307E1">
        <w:rPr>
          <w:color w:val="1A8A1A"/>
          <w:sz w:val="28"/>
          <w:szCs w:val="28"/>
        </w:rPr>
        <w:t>auto-configured</w:t>
      </w:r>
      <w:r w:rsidRPr="005307E1">
        <w:rPr>
          <w:sz w:val="28"/>
          <w:szCs w:val="28"/>
        </w:rPr>
        <w:t xml:space="preserve"> embedded servlet containers, and we need to override </w:t>
      </w:r>
      <w:r w:rsidRPr="005307E1">
        <w:rPr>
          <w:color w:val="FFCC00"/>
          <w:sz w:val="28"/>
          <w:szCs w:val="28"/>
        </w:rPr>
        <w:t>customize</w:t>
      </w:r>
      <w:r w:rsidRPr="005307E1">
        <w:rPr>
          <w:sz w:val="28"/>
          <w:szCs w:val="28"/>
        </w:rPr>
        <w:t>() method of that interface that’s it, let me show you an example.</w:t>
      </w:r>
    </w:p>
    <w:p w:rsidR="004D28A0" w:rsidRPr="005307E1" w:rsidRDefault="000A5100" w:rsidP="004D28A0">
      <w:pPr>
        <w:rPr>
          <w:sz w:val="28"/>
          <w:szCs w:val="28"/>
        </w:rPr>
      </w:pPr>
      <w:r w:rsidRPr="005307E1">
        <w:rPr>
          <w:noProof/>
          <w:sz w:val="28"/>
          <w:szCs w:val="28"/>
        </w:rPr>
        <w:lastRenderedPageBreak/>
        <w:drawing>
          <wp:inline distT="0" distB="0" distL="0" distR="0" wp14:anchorId="5D99F15A" wp14:editId="75CCF776">
            <wp:extent cx="5943600" cy="3173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73095"/>
                    </a:xfrm>
                    <a:prstGeom prst="rect">
                      <a:avLst/>
                    </a:prstGeom>
                  </pic:spPr>
                </pic:pic>
              </a:graphicData>
            </a:graphic>
          </wp:inline>
        </w:drawing>
      </w:r>
    </w:p>
    <w:p w:rsidR="004035B7" w:rsidRPr="005307E1" w:rsidRDefault="004035B7" w:rsidP="004035B7">
      <w:pPr>
        <w:pStyle w:val="Heading1"/>
      </w:pPr>
      <w:r w:rsidRPr="005307E1">
        <w:t>How to Change Default Context Path:</w:t>
      </w:r>
    </w:p>
    <w:p w:rsidR="004035B7" w:rsidRPr="005307E1" w:rsidRDefault="004035B7" w:rsidP="004035B7">
      <w:pPr>
        <w:rPr>
          <w:sz w:val="28"/>
          <w:szCs w:val="28"/>
        </w:rPr>
      </w:pPr>
      <w:proofErr w:type="gramStart"/>
      <w:r w:rsidRPr="005307E1">
        <w:rPr>
          <w:sz w:val="28"/>
          <w:szCs w:val="28"/>
        </w:rPr>
        <w:t>what</w:t>
      </w:r>
      <w:proofErr w:type="gramEnd"/>
      <w:r w:rsidRPr="005307E1">
        <w:rPr>
          <w:sz w:val="28"/>
          <w:szCs w:val="28"/>
        </w:rPr>
        <w:t xml:space="preserve"> is this </w:t>
      </w:r>
      <w:r w:rsidRPr="005307E1">
        <w:rPr>
          <w:color w:val="993366"/>
          <w:sz w:val="28"/>
          <w:szCs w:val="28"/>
        </w:rPr>
        <w:t>context</w:t>
      </w:r>
      <w:r w:rsidRPr="005307E1">
        <w:rPr>
          <w:sz w:val="28"/>
          <w:szCs w:val="28"/>
        </w:rPr>
        <w:t xml:space="preserve"> path?   -</w:t>
      </w:r>
      <w:r w:rsidRPr="005307E1">
        <w:rPr>
          <w:sz w:val="28"/>
          <w:szCs w:val="28"/>
        </w:rPr>
        <w:sym w:font="Wingdings" w:char="F0E0"/>
      </w:r>
      <w:r w:rsidRPr="005307E1">
        <w:rPr>
          <w:sz w:val="28"/>
          <w:szCs w:val="28"/>
        </w:rPr>
        <w:t xml:space="preserve"> </w:t>
      </w:r>
      <w:proofErr w:type="gramStart"/>
      <w:r w:rsidRPr="005307E1">
        <w:rPr>
          <w:sz w:val="28"/>
          <w:szCs w:val="28"/>
        </w:rPr>
        <w:t>simply</w:t>
      </w:r>
      <w:proofErr w:type="gramEnd"/>
      <w:r w:rsidRPr="005307E1">
        <w:rPr>
          <w:sz w:val="28"/>
          <w:szCs w:val="28"/>
        </w:rPr>
        <w:t xml:space="preserve"> </w:t>
      </w:r>
      <w:proofErr w:type="spellStart"/>
      <w:r w:rsidRPr="005307E1">
        <w:rPr>
          <w:sz w:val="28"/>
          <w:szCs w:val="28"/>
        </w:rPr>
        <w:t>its</w:t>
      </w:r>
      <w:proofErr w:type="spellEnd"/>
      <w:r w:rsidRPr="005307E1">
        <w:rPr>
          <w:sz w:val="28"/>
          <w:szCs w:val="28"/>
        </w:rPr>
        <w:t> our application name.</w:t>
      </w:r>
    </w:p>
    <w:p w:rsidR="004035B7" w:rsidRPr="005307E1" w:rsidRDefault="004035B7" w:rsidP="004035B7">
      <w:p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 xml:space="preserve">Generally while we are </w:t>
      </w:r>
      <w:r w:rsidRPr="005307E1">
        <w:rPr>
          <w:rFonts w:ascii="Times New Roman" w:eastAsia="Times New Roman" w:hAnsi="Times New Roman" w:cs="Times New Roman"/>
          <w:color w:val="EC2BF0"/>
          <w:sz w:val="28"/>
          <w:szCs w:val="28"/>
        </w:rPr>
        <w:t>hitting</w:t>
      </w:r>
      <w:r w:rsidRPr="005307E1">
        <w:rPr>
          <w:rFonts w:ascii="Times New Roman" w:eastAsia="Times New Roman" w:hAnsi="Times New Roman" w:cs="Times New Roman"/>
          <w:sz w:val="28"/>
          <w:szCs w:val="28"/>
        </w:rPr>
        <w:t xml:space="preserve"> any application in the browser, we will write the URL with the </w:t>
      </w:r>
      <w:r w:rsidRPr="005307E1">
        <w:rPr>
          <w:rFonts w:ascii="Times New Roman" w:eastAsia="Times New Roman" w:hAnsi="Times New Roman" w:cs="Times New Roman"/>
          <w:color w:val="339966"/>
          <w:sz w:val="28"/>
          <w:szCs w:val="28"/>
        </w:rPr>
        <w:t>application</w:t>
      </w:r>
      <w:r w:rsidRPr="005307E1">
        <w:rPr>
          <w:rFonts w:ascii="Times New Roman" w:eastAsia="Times New Roman" w:hAnsi="Times New Roman" w:cs="Times New Roman"/>
          <w:sz w:val="28"/>
          <w:szCs w:val="28"/>
        </w:rPr>
        <w:t xml:space="preserve"> </w:t>
      </w:r>
      <w:proofErr w:type="gramStart"/>
      <w:r w:rsidRPr="005307E1">
        <w:rPr>
          <w:rFonts w:ascii="Times New Roman" w:eastAsia="Times New Roman" w:hAnsi="Times New Roman" w:cs="Times New Roman"/>
          <w:sz w:val="28"/>
          <w:szCs w:val="28"/>
        </w:rPr>
        <w:t>name(</w:t>
      </w:r>
      <w:proofErr w:type="gramEnd"/>
      <w:r w:rsidRPr="005307E1">
        <w:rPr>
          <w:rFonts w:ascii="Times New Roman" w:eastAsia="Times New Roman" w:hAnsi="Times New Roman" w:cs="Times New Roman"/>
          <w:sz w:val="28"/>
          <w:szCs w:val="28"/>
        </w:rPr>
        <w:t>context) right?</w:t>
      </w:r>
    </w:p>
    <w:p w:rsidR="004035B7" w:rsidRPr="005307E1" w:rsidRDefault="004035B7" w:rsidP="004035B7">
      <w:pPr>
        <w:spacing w:before="100" w:beforeAutospacing="1" w:after="100" w:afterAutospacing="1" w:line="240" w:lineRule="auto"/>
        <w:rPr>
          <w:ins w:id="0" w:author="Unknown"/>
          <w:rFonts w:ascii="Times New Roman" w:eastAsia="Times New Roman" w:hAnsi="Times New Roman" w:cs="Times New Roman"/>
          <w:sz w:val="28"/>
          <w:szCs w:val="28"/>
        </w:rPr>
      </w:pPr>
      <w:ins w:id="1" w:author="Unknown">
        <w:r w:rsidRPr="005307E1">
          <w:rPr>
            <w:rFonts w:ascii="Times New Roman" w:eastAsia="Times New Roman" w:hAnsi="Times New Roman" w:cs="Times New Roman"/>
            <w:sz w:val="28"/>
            <w:szCs w:val="28"/>
          </w:rPr>
          <w:t>I mean…</w:t>
        </w:r>
      </w:ins>
    </w:p>
    <w:p w:rsidR="004035B7" w:rsidRPr="005307E1" w:rsidRDefault="004035B7" w:rsidP="004035B7">
      <w:pPr>
        <w:spacing w:beforeAutospacing="1" w:after="100" w:afterAutospacing="1" w:line="240" w:lineRule="auto"/>
        <w:rPr>
          <w:ins w:id="2" w:author="Unknown"/>
          <w:rFonts w:ascii="Times New Roman" w:eastAsia="Times New Roman" w:hAnsi="Times New Roman" w:cs="Times New Roman"/>
          <w:sz w:val="28"/>
          <w:szCs w:val="28"/>
        </w:rPr>
      </w:pPr>
      <w:ins w:id="3" w:author="Unknown">
        <w:r w:rsidRPr="005307E1">
          <w:rPr>
            <w:rFonts w:ascii="Times New Roman" w:eastAsia="Times New Roman" w:hAnsi="Times New Roman" w:cs="Times New Roman"/>
            <w:i/>
            <w:iCs/>
            <w:color w:val="808080"/>
            <w:sz w:val="28"/>
            <w:szCs w:val="28"/>
          </w:rPr>
          <w:t>http://localhost:&lt;port&gt;/</w:t>
        </w:r>
        <w:r w:rsidRPr="005307E1">
          <w:rPr>
            <w:rFonts w:ascii="Times New Roman" w:eastAsia="Times New Roman" w:hAnsi="Times New Roman" w:cs="Times New Roman"/>
            <w:b/>
            <w:bCs/>
            <w:i/>
            <w:iCs/>
            <w:color w:val="FF0000"/>
            <w:sz w:val="28"/>
            <w:szCs w:val="28"/>
          </w:rPr>
          <w:t>&lt;</w:t>
        </w:r>
        <w:r w:rsidRPr="005307E1">
          <w:rPr>
            <w:rFonts w:ascii="Times New Roman" w:eastAsia="Times New Roman" w:hAnsi="Times New Roman" w:cs="Times New Roman"/>
            <w:i/>
            <w:iCs/>
            <w:color w:val="0000FF"/>
            <w:sz w:val="28"/>
            <w:szCs w:val="28"/>
          </w:rPr>
          <w:t xml:space="preserve">application_name or </w:t>
        </w:r>
        <w:proofErr w:type="spellStart"/>
        <w:r w:rsidRPr="005307E1">
          <w:rPr>
            <w:rFonts w:ascii="Times New Roman" w:eastAsia="Times New Roman" w:hAnsi="Times New Roman" w:cs="Times New Roman"/>
            <w:i/>
            <w:iCs/>
            <w:color w:val="0000FF"/>
            <w:sz w:val="28"/>
            <w:szCs w:val="28"/>
          </w:rPr>
          <w:t>context_path</w:t>
        </w:r>
        <w:proofErr w:type="spellEnd"/>
        <w:r w:rsidRPr="005307E1">
          <w:rPr>
            <w:rFonts w:ascii="Times New Roman" w:eastAsia="Times New Roman" w:hAnsi="Times New Roman" w:cs="Times New Roman"/>
            <w:b/>
            <w:bCs/>
            <w:i/>
            <w:iCs/>
            <w:color w:val="FF0000"/>
            <w:sz w:val="28"/>
            <w:szCs w:val="28"/>
          </w:rPr>
          <w:t>&gt;</w:t>
        </w:r>
        <w:r w:rsidRPr="005307E1">
          <w:rPr>
            <w:rFonts w:ascii="Times New Roman" w:eastAsia="Times New Roman" w:hAnsi="Times New Roman" w:cs="Times New Roman"/>
            <w:i/>
            <w:iCs/>
            <w:color w:val="808080"/>
            <w:sz w:val="28"/>
            <w:szCs w:val="28"/>
          </w:rPr>
          <w:t>/</w:t>
        </w:r>
        <w:proofErr w:type="spellStart"/>
        <w:r w:rsidRPr="005307E1">
          <w:rPr>
            <w:rFonts w:ascii="Times New Roman" w:eastAsia="Times New Roman" w:hAnsi="Times New Roman" w:cs="Times New Roman"/>
            <w:i/>
            <w:iCs/>
            <w:color w:val="808080"/>
            <w:sz w:val="28"/>
            <w:szCs w:val="28"/>
          </w:rPr>
          <w:t>operation_name</w:t>
        </w:r>
        <w:proofErr w:type="spellEnd"/>
      </w:ins>
    </w:p>
    <w:p w:rsidR="004035B7" w:rsidRPr="005307E1" w:rsidRDefault="004035B7" w:rsidP="004035B7">
      <w:pPr>
        <w:rPr>
          <w:sz w:val="28"/>
          <w:szCs w:val="28"/>
        </w:rPr>
      </w:pPr>
    </w:p>
    <w:p w:rsidR="004035B7" w:rsidRPr="005307E1" w:rsidRDefault="004035B7" w:rsidP="004035B7">
      <w:pPr>
        <w:rPr>
          <w:color w:val="99CC00"/>
          <w:sz w:val="28"/>
          <w:szCs w:val="28"/>
        </w:rPr>
      </w:pPr>
      <w:r w:rsidRPr="005307E1">
        <w:rPr>
          <w:sz w:val="28"/>
          <w:szCs w:val="28"/>
        </w:rPr>
        <w:t xml:space="preserve">But if you check </w:t>
      </w:r>
      <w:hyperlink r:id="rId13" w:history="1">
        <w:r w:rsidRPr="005307E1">
          <w:rPr>
            <w:rStyle w:val="Hyperlink"/>
            <w:i/>
            <w:iCs/>
            <w:sz w:val="28"/>
            <w:szCs w:val="28"/>
          </w:rPr>
          <w:t xml:space="preserve">Spring Boot </w:t>
        </w:r>
        <w:proofErr w:type="spellStart"/>
        <w:r w:rsidRPr="005307E1">
          <w:rPr>
            <w:rStyle w:val="Hyperlink"/>
            <w:i/>
            <w:iCs/>
            <w:sz w:val="28"/>
            <w:szCs w:val="28"/>
          </w:rPr>
          <w:t>RESTful</w:t>
        </w:r>
        <w:proofErr w:type="spellEnd"/>
        <w:r w:rsidRPr="005307E1">
          <w:rPr>
            <w:rStyle w:val="Hyperlink"/>
            <w:i/>
            <w:iCs/>
            <w:sz w:val="28"/>
            <w:szCs w:val="28"/>
          </w:rPr>
          <w:t xml:space="preserve"> Web Service Example</w:t>
        </w:r>
      </w:hyperlink>
      <w:r w:rsidRPr="005307E1">
        <w:rPr>
          <w:sz w:val="28"/>
          <w:szCs w:val="28"/>
        </w:rPr>
        <w:t> we haven’t included any context path, we directly ran the application with the path we have given in @</w:t>
      </w:r>
      <w:proofErr w:type="spellStart"/>
      <w:r w:rsidRPr="005307E1">
        <w:rPr>
          <w:color w:val="99CC00"/>
          <w:sz w:val="28"/>
          <w:szCs w:val="28"/>
        </w:rPr>
        <w:t>RequestMapping</w:t>
      </w:r>
      <w:proofErr w:type="spellEnd"/>
    </w:p>
    <w:p w:rsidR="004035B7" w:rsidRPr="005307E1" w:rsidRDefault="004035B7" w:rsidP="004035B7">
      <w:pPr>
        <w:rPr>
          <w:sz w:val="28"/>
          <w:szCs w:val="28"/>
        </w:rPr>
      </w:pPr>
      <w:r w:rsidRPr="005307E1">
        <w:rPr>
          <w:sz w:val="28"/>
          <w:szCs w:val="28"/>
        </w:rPr>
        <w:t>Spring Boot by default consider the context path as ‘</w:t>
      </w:r>
      <w:r w:rsidRPr="005307E1">
        <w:rPr>
          <w:rStyle w:val="Strong"/>
          <w:color w:val="FF0000"/>
          <w:sz w:val="28"/>
          <w:szCs w:val="28"/>
        </w:rPr>
        <w:t>/</w:t>
      </w:r>
      <w:proofErr w:type="gramStart"/>
      <w:r w:rsidRPr="005307E1">
        <w:rPr>
          <w:sz w:val="28"/>
          <w:szCs w:val="28"/>
        </w:rPr>
        <w:t>‘ so</w:t>
      </w:r>
      <w:proofErr w:type="gramEnd"/>
      <w:r w:rsidRPr="005307E1">
        <w:rPr>
          <w:sz w:val="28"/>
          <w:szCs w:val="28"/>
        </w:rPr>
        <w:t xml:space="preserve"> we no need to give our application name or context path, but in </w:t>
      </w:r>
      <w:r w:rsidRPr="005307E1">
        <w:rPr>
          <w:color w:val="ED1588"/>
          <w:sz w:val="28"/>
          <w:szCs w:val="28"/>
        </w:rPr>
        <w:t>real-time</w:t>
      </w:r>
      <w:r w:rsidRPr="005307E1">
        <w:rPr>
          <w:sz w:val="28"/>
          <w:szCs w:val="28"/>
        </w:rPr>
        <w:t xml:space="preserve"> we should use some context path for the applications</w:t>
      </w:r>
    </w:p>
    <w:p w:rsidR="004035B7" w:rsidRPr="005307E1" w:rsidRDefault="004035B7" w:rsidP="004035B7">
      <w:p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In Spring Boot, we can change application default context path in two ways…</w:t>
      </w:r>
    </w:p>
    <w:p w:rsidR="004035B7" w:rsidRPr="005307E1" w:rsidRDefault="004035B7" w:rsidP="004035B7">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lastRenderedPageBreak/>
        <w:t xml:space="preserve">Using </w:t>
      </w:r>
      <w:proofErr w:type="spellStart"/>
      <w:r w:rsidRPr="005307E1">
        <w:rPr>
          <w:rFonts w:ascii="Times New Roman" w:eastAsia="Times New Roman" w:hAnsi="Times New Roman" w:cs="Times New Roman"/>
          <w:color w:val="008000"/>
          <w:sz w:val="28"/>
          <w:szCs w:val="28"/>
        </w:rPr>
        <w:t>applications.properties</w:t>
      </w:r>
      <w:proofErr w:type="spellEnd"/>
    </w:p>
    <w:p w:rsidR="004035B7" w:rsidRPr="005307E1" w:rsidRDefault="004035B7" w:rsidP="004035B7">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 xml:space="preserve">Using </w:t>
      </w:r>
      <w:r w:rsidRPr="005307E1">
        <w:rPr>
          <w:rFonts w:ascii="Times New Roman" w:eastAsia="Times New Roman" w:hAnsi="Times New Roman" w:cs="Times New Roman"/>
          <w:color w:val="99CC00"/>
          <w:sz w:val="28"/>
          <w:szCs w:val="28"/>
        </w:rPr>
        <w:t>Java</w:t>
      </w:r>
      <w:r w:rsidRPr="005307E1">
        <w:rPr>
          <w:rFonts w:ascii="Times New Roman" w:eastAsia="Times New Roman" w:hAnsi="Times New Roman" w:cs="Times New Roman"/>
          <w:sz w:val="28"/>
          <w:szCs w:val="28"/>
        </w:rPr>
        <w:t xml:space="preserve"> code changes</w:t>
      </w:r>
    </w:p>
    <w:p w:rsidR="004035B7" w:rsidRPr="005307E1" w:rsidRDefault="004035B7" w:rsidP="004035B7">
      <w:pPr>
        <w:pStyle w:val="Heading2"/>
        <w:rPr>
          <w:sz w:val="28"/>
          <w:szCs w:val="28"/>
        </w:rPr>
      </w:pPr>
      <w:r w:rsidRPr="005307E1">
        <w:rPr>
          <w:sz w:val="28"/>
          <w:szCs w:val="28"/>
        </w:rPr>
        <w:t xml:space="preserve">Using </w:t>
      </w:r>
      <w:proofErr w:type="spellStart"/>
      <w:r w:rsidRPr="005307E1">
        <w:rPr>
          <w:sz w:val="28"/>
          <w:szCs w:val="28"/>
        </w:rPr>
        <w:t>application.properties</w:t>
      </w:r>
      <w:proofErr w:type="spellEnd"/>
    </w:p>
    <w:p w:rsidR="004035B7" w:rsidRPr="005307E1" w:rsidRDefault="004035B7" w:rsidP="004035B7">
      <w:pPr>
        <w:pStyle w:val="NormalWeb"/>
        <w:rPr>
          <w:sz w:val="28"/>
          <w:szCs w:val="28"/>
        </w:rPr>
      </w:pPr>
      <w:r w:rsidRPr="005307E1">
        <w:rPr>
          <w:sz w:val="28"/>
          <w:szCs w:val="28"/>
        </w:rPr>
        <w:t xml:space="preserve">Create </w:t>
      </w:r>
      <w:proofErr w:type="spellStart"/>
      <w:r w:rsidRPr="005307E1">
        <w:rPr>
          <w:sz w:val="28"/>
          <w:szCs w:val="28"/>
        </w:rPr>
        <w:t>application.properties</w:t>
      </w:r>
      <w:proofErr w:type="spellEnd"/>
      <w:r w:rsidRPr="005307E1">
        <w:rPr>
          <w:sz w:val="28"/>
          <w:szCs w:val="28"/>
        </w:rPr>
        <w:t xml:space="preserve"> in your application </w:t>
      </w:r>
      <w:proofErr w:type="spellStart"/>
      <w:r w:rsidRPr="005307E1">
        <w:rPr>
          <w:color w:val="99CC00"/>
          <w:sz w:val="28"/>
          <w:szCs w:val="28"/>
        </w:rPr>
        <w:t>src</w:t>
      </w:r>
      <w:proofErr w:type="spellEnd"/>
      <w:r w:rsidRPr="005307E1">
        <w:rPr>
          <w:color w:val="99CC00"/>
          <w:sz w:val="28"/>
          <w:szCs w:val="28"/>
        </w:rPr>
        <w:t>/main/resources</w:t>
      </w:r>
      <w:r w:rsidRPr="005307E1">
        <w:rPr>
          <w:sz w:val="28"/>
          <w:szCs w:val="28"/>
        </w:rPr>
        <w:t xml:space="preserve"> and write this line</w:t>
      </w:r>
      <w:proofErr w:type="gramStart"/>
      <w:r w:rsidRPr="005307E1">
        <w:rPr>
          <w:sz w:val="28"/>
          <w:szCs w:val="28"/>
        </w:rPr>
        <w:t>..</w:t>
      </w:r>
      <w:proofErr w:type="gramEnd"/>
    </w:p>
    <w:p w:rsidR="004035B7" w:rsidRPr="005307E1" w:rsidRDefault="004035B7" w:rsidP="004035B7">
      <w:pPr>
        <w:pStyle w:val="NormalWeb"/>
        <w:rPr>
          <w:sz w:val="28"/>
          <w:szCs w:val="28"/>
        </w:rPr>
      </w:pPr>
      <w:proofErr w:type="spellStart"/>
      <w:r w:rsidRPr="005307E1">
        <w:rPr>
          <w:sz w:val="28"/>
          <w:szCs w:val="28"/>
        </w:rPr>
        <w:t>server.contextPath</w:t>
      </w:r>
      <w:proofErr w:type="spellEnd"/>
      <w:r w:rsidRPr="005307E1">
        <w:rPr>
          <w:sz w:val="28"/>
          <w:szCs w:val="28"/>
        </w:rPr>
        <w:t>=/</w:t>
      </w:r>
      <w:proofErr w:type="spellStart"/>
      <w:r w:rsidRPr="005307E1">
        <w:rPr>
          <w:sz w:val="28"/>
          <w:szCs w:val="28"/>
        </w:rPr>
        <w:t>yourApplicationName</w:t>
      </w:r>
      <w:proofErr w:type="spellEnd"/>
    </w:p>
    <w:p w:rsidR="004035B7" w:rsidRPr="005307E1" w:rsidRDefault="004035B7" w:rsidP="004035B7">
      <w:pPr>
        <w:pStyle w:val="Heading2"/>
        <w:rPr>
          <w:sz w:val="28"/>
          <w:szCs w:val="28"/>
        </w:rPr>
      </w:pPr>
      <w:r w:rsidRPr="005307E1">
        <w:rPr>
          <w:sz w:val="28"/>
          <w:szCs w:val="28"/>
        </w:rPr>
        <w:t>Using Java Code Changes</w:t>
      </w:r>
    </w:p>
    <w:p w:rsidR="004035B7" w:rsidRPr="005307E1" w:rsidRDefault="004035B7" w:rsidP="004035B7">
      <w:pPr>
        <w:rPr>
          <w:sz w:val="28"/>
          <w:szCs w:val="28"/>
        </w:rPr>
      </w:pPr>
      <w:r w:rsidRPr="005307E1">
        <w:rPr>
          <w:noProof/>
          <w:sz w:val="28"/>
          <w:szCs w:val="28"/>
        </w:rPr>
        <w:drawing>
          <wp:inline distT="0" distB="0" distL="0" distR="0" wp14:anchorId="533E6E0A" wp14:editId="1D105F5C">
            <wp:extent cx="5943600" cy="35807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580765"/>
                    </a:xfrm>
                    <a:prstGeom prst="rect">
                      <a:avLst/>
                    </a:prstGeom>
                  </pic:spPr>
                </pic:pic>
              </a:graphicData>
            </a:graphic>
          </wp:inline>
        </w:drawing>
      </w:r>
    </w:p>
    <w:p w:rsidR="0046763E" w:rsidRPr="005307E1" w:rsidRDefault="0046763E" w:rsidP="0046763E">
      <w:pPr>
        <w:pStyle w:val="Heading1"/>
      </w:pPr>
      <w:r w:rsidRPr="005307E1">
        <w:t xml:space="preserve">How to Reload Changes </w:t>
      </w:r>
      <w:proofErr w:type="gramStart"/>
      <w:r w:rsidRPr="005307E1">
        <w:t>Without</w:t>
      </w:r>
      <w:proofErr w:type="gramEnd"/>
      <w:r w:rsidRPr="005307E1">
        <w:t xml:space="preserve"> Restarting the Server</w:t>
      </w:r>
    </w:p>
    <w:p w:rsidR="004035B7" w:rsidRPr="005307E1" w:rsidRDefault="004035B7" w:rsidP="004035B7">
      <w:pPr>
        <w:rPr>
          <w:sz w:val="28"/>
          <w:szCs w:val="28"/>
        </w:rPr>
      </w:pPr>
    </w:p>
    <w:p w:rsidR="0046763E" w:rsidRPr="005307E1" w:rsidRDefault="0046763E" w:rsidP="004035B7">
      <w:pPr>
        <w:rPr>
          <w:color w:val="000000"/>
          <w:sz w:val="28"/>
          <w:szCs w:val="28"/>
        </w:rPr>
      </w:pPr>
      <w:r w:rsidRPr="005307E1">
        <w:rPr>
          <w:sz w:val="28"/>
          <w:szCs w:val="28"/>
        </w:rPr>
        <w:t xml:space="preserve">In Spring Boot this can be achieved by adding a </w:t>
      </w:r>
      <w:proofErr w:type="spellStart"/>
      <w:r w:rsidRPr="005307E1">
        <w:rPr>
          <w:sz w:val="28"/>
          <w:szCs w:val="28"/>
        </w:rPr>
        <w:t>DevTools</w:t>
      </w:r>
      <w:proofErr w:type="spellEnd"/>
      <w:r w:rsidRPr="005307E1">
        <w:rPr>
          <w:sz w:val="28"/>
          <w:szCs w:val="28"/>
        </w:rPr>
        <w:t xml:space="preserve"> module, just add the following </w:t>
      </w:r>
      <w:r w:rsidRPr="005307E1">
        <w:rPr>
          <w:color w:val="0000FF"/>
          <w:sz w:val="28"/>
          <w:szCs w:val="28"/>
        </w:rPr>
        <w:t>dependency</w:t>
      </w:r>
      <w:r w:rsidRPr="005307E1">
        <w:rPr>
          <w:sz w:val="28"/>
          <w:szCs w:val="28"/>
        </w:rPr>
        <w:t xml:space="preserve"> in your Spring Boots</w:t>
      </w:r>
      <w:r w:rsidRPr="005307E1">
        <w:rPr>
          <w:color w:val="AD0979"/>
          <w:sz w:val="28"/>
          <w:szCs w:val="28"/>
        </w:rPr>
        <w:t xml:space="preserve"> pom.xml </w:t>
      </w:r>
      <w:r w:rsidRPr="005307E1">
        <w:rPr>
          <w:color w:val="000000"/>
          <w:sz w:val="28"/>
          <w:szCs w:val="28"/>
        </w:rPr>
        <w:t>and build it.</w:t>
      </w: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&lt;</w:t>
      </w:r>
      <w:proofErr w:type="gramStart"/>
      <w:r w:rsidRPr="005307E1">
        <w:rPr>
          <w:rFonts w:ascii="Courier New" w:eastAsia="Times New Roman" w:hAnsi="Courier New" w:cs="Courier New"/>
          <w:sz w:val="28"/>
          <w:szCs w:val="28"/>
        </w:rPr>
        <w:t>dependency</w:t>
      </w:r>
      <w:proofErr w:type="gramEnd"/>
      <w:r w:rsidRPr="005307E1">
        <w:rPr>
          <w:rFonts w:ascii="Courier New" w:eastAsia="Times New Roman" w:hAnsi="Courier New" w:cs="Courier New"/>
          <w:sz w:val="28"/>
          <w:szCs w:val="28"/>
        </w:rPr>
        <w:t>&gt;</w:t>
      </w: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 xml:space="preserve">     &lt;</w:t>
      </w:r>
      <w:proofErr w:type="spellStart"/>
      <w:r w:rsidRPr="005307E1">
        <w:rPr>
          <w:rFonts w:ascii="Courier New" w:eastAsia="Times New Roman" w:hAnsi="Courier New" w:cs="Courier New"/>
          <w:sz w:val="28"/>
          <w:szCs w:val="28"/>
        </w:rPr>
        <w:t>groupId</w:t>
      </w:r>
      <w:proofErr w:type="spellEnd"/>
      <w:r w:rsidRPr="005307E1">
        <w:rPr>
          <w:rFonts w:ascii="Courier New" w:eastAsia="Times New Roman" w:hAnsi="Courier New" w:cs="Courier New"/>
          <w:sz w:val="28"/>
          <w:szCs w:val="28"/>
        </w:rPr>
        <w:t>&gt;</w:t>
      </w:r>
      <w:proofErr w:type="spellStart"/>
      <w:r w:rsidRPr="005307E1">
        <w:rPr>
          <w:rFonts w:ascii="Courier New" w:eastAsia="Times New Roman" w:hAnsi="Courier New" w:cs="Courier New"/>
          <w:sz w:val="28"/>
          <w:szCs w:val="28"/>
        </w:rPr>
        <w:t>org.springframework.boot</w:t>
      </w:r>
      <w:proofErr w:type="spellEnd"/>
      <w:r w:rsidRPr="005307E1">
        <w:rPr>
          <w:rFonts w:ascii="Courier New" w:eastAsia="Times New Roman" w:hAnsi="Courier New" w:cs="Courier New"/>
          <w:sz w:val="28"/>
          <w:szCs w:val="28"/>
        </w:rPr>
        <w:t>&lt;/</w:t>
      </w:r>
      <w:proofErr w:type="spellStart"/>
      <w:r w:rsidRPr="005307E1">
        <w:rPr>
          <w:rFonts w:ascii="Courier New" w:eastAsia="Times New Roman" w:hAnsi="Courier New" w:cs="Courier New"/>
          <w:sz w:val="28"/>
          <w:szCs w:val="28"/>
        </w:rPr>
        <w:t>groupId</w:t>
      </w:r>
      <w:proofErr w:type="spellEnd"/>
      <w:r w:rsidRPr="005307E1">
        <w:rPr>
          <w:rFonts w:ascii="Courier New" w:eastAsia="Times New Roman" w:hAnsi="Courier New" w:cs="Courier New"/>
          <w:sz w:val="28"/>
          <w:szCs w:val="28"/>
        </w:rPr>
        <w:t>&gt;</w:t>
      </w: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 xml:space="preserve">     &lt;</w:t>
      </w:r>
      <w:proofErr w:type="spellStart"/>
      <w:proofErr w:type="gramStart"/>
      <w:r w:rsidRPr="005307E1">
        <w:rPr>
          <w:rFonts w:ascii="Courier New" w:eastAsia="Times New Roman" w:hAnsi="Courier New" w:cs="Courier New"/>
          <w:sz w:val="28"/>
          <w:szCs w:val="28"/>
        </w:rPr>
        <w:t>artifactId</w:t>
      </w:r>
      <w:proofErr w:type="spellEnd"/>
      <w:r w:rsidRPr="005307E1">
        <w:rPr>
          <w:rFonts w:ascii="Courier New" w:eastAsia="Times New Roman" w:hAnsi="Courier New" w:cs="Courier New"/>
          <w:sz w:val="28"/>
          <w:szCs w:val="28"/>
        </w:rPr>
        <w:t>&gt;</w:t>
      </w:r>
      <w:proofErr w:type="gramEnd"/>
      <w:r w:rsidRPr="005307E1">
        <w:rPr>
          <w:rFonts w:ascii="Courier New" w:eastAsia="Times New Roman" w:hAnsi="Courier New" w:cs="Courier New"/>
          <w:sz w:val="28"/>
          <w:szCs w:val="28"/>
        </w:rPr>
        <w:t>spring-boot-</w:t>
      </w:r>
      <w:proofErr w:type="spellStart"/>
      <w:r w:rsidRPr="005307E1">
        <w:rPr>
          <w:rFonts w:ascii="Courier New" w:eastAsia="Times New Roman" w:hAnsi="Courier New" w:cs="Courier New"/>
          <w:sz w:val="28"/>
          <w:szCs w:val="28"/>
        </w:rPr>
        <w:t>devtools</w:t>
      </w:r>
      <w:proofErr w:type="spellEnd"/>
      <w:r w:rsidRPr="005307E1">
        <w:rPr>
          <w:rFonts w:ascii="Courier New" w:eastAsia="Times New Roman" w:hAnsi="Courier New" w:cs="Courier New"/>
          <w:sz w:val="28"/>
          <w:szCs w:val="28"/>
        </w:rPr>
        <w:t>&lt;/</w:t>
      </w:r>
      <w:proofErr w:type="spellStart"/>
      <w:r w:rsidRPr="005307E1">
        <w:rPr>
          <w:rFonts w:ascii="Courier New" w:eastAsia="Times New Roman" w:hAnsi="Courier New" w:cs="Courier New"/>
          <w:sz w:val="28"/>
          <w:szCs w:val="28"/>
        </w:rPr>
        <w:t>artifactId</w:t>
      </w:r>
      <w:proofErr w:type="spellEnd"/>
      <w:r w:rsidRPr="005307E1">
        <w:rPr>
          <w:rFonts w:ascii="Courier New" w:eastAsia="Times New Roman" w:hAnsi="Courier New" w:cs="Courier New"/>
          <w:sz w:val="28"/>
          <w:szCs w:val="28"/>
        </w:rPr>
        <w:t>&gt;</w:t>
      </w: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lastRenderedPageBreak/>
        <w:t xml:space="preserve">     &lt;</w:t>
      </w:r>
      <w:proofErr w:type="gramStart"/>
      <w:r w:rsidRPr="005307E1">
        <w:rPr>
          <w:rFonts w:ascii="Courier New" w:eastAsia="Times New Roman" w:hAnsi="Courier New" w:cs="Courier New"/>
          <w:sz w:val="28"/>
          <w:szCs w:val="28"/>
        </w:rPr>
        <w:t>optional&gt;</w:t>
      </w:r>
      <w:proofErr w:type="gramEnd"/>
      <w:r w:rsidRPr="005307E1">
        <w:rPr>
          <w:rFonts w:ascii="Courier New" w:eastAsia="Times New Roman" w:hAnsi="Courier New" w:cs="Courier New"/>
          <w:sz w:val="28"/>
          <w:szCs w:val="28"/>
        </w:rPr>
        <w:t>true&lt;/optional&gt;</w:t>
      </w: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&lt;/dependency&gt;</w:t>
      </w:r>
    </w:p>
    <w:p w:rsidR="00787213" w:rsidRPr="005307E1" w:rsidRDefault="00787213" w:rsidP="004035B7">
      <w:pPr>
        <w:rPr>
          <w:sz w:val="28"/>
          <w:szCs w:val="28"/>
        </w:rPr>
      </w:pPr>
    </w:p>
    <w:p w:rsidR="00787213" w:rsidRPr="005307E1" w:rsidRDefault="00787213" w:rsidP="004035B7">
      <w:pPr>
        <w:rPr>
          <w:sz w:val="28"/>
          <w:szCs w:val="28"/>
        </w:rPr>
      </w:pPr>
      <w:r w:rsidRPr="005307E1">
        <w:rPr>
          <w:sz w:val="28"/>
          <w:szCs w:val="28"/>
        </w:rPr>
        <w:t>Spring Boot </w:t>
      </w:r>
      <w:proofErr w:type="spellStart"/>
      <w:r w:rsidRPr="005307E1">
        <w:rPr>
          <w:sz w:val="28"/>
          <w:szCs w:val="28"/>
        </w:rPr>
        <w:t>DevTools</w:t>
      </w:r>
      <w:proofErr w:type="spellEnd"/>
      <w:r w:rsidRPr="005307E1">
        <w:rPr>
          <w:sz w:val="28"/>
          <w:szCs w:val="28"/>
        </w:rPr>
        <w:t xml:space="preserve"> module does exactly what developers </w:t>
      </w:r>
      <w:proofErr w:type="gramStart"/>
      <w:r w:rsidRPr="005307E1">
        <w:rPr>
          <w:sz w:val="28"/>
          <w:szCs w:val="28"/>
        </w:rPr>
        <w:t>needed,</w:t>
      </w:r>
      <w:proofErr w:type="gramEnd"/>
      <w:r w:rsidRPr="005307E1">
        <w:rPr>
          <w:sz w:val="28"/>
          <w:szCs w:val="28"/>
        </w:rPr>
        <w:t xml:space="preserve"> this eliminates the process of manually deploying the changes. </w:t>
      </w:r>
      <w:proofErr w:type="spellStart"/>
      <w:r w:rsidRPr="005307E1">
        <w:rPr>
          <w:sz w:val="28"/>
          <w:szCs w:val="28"/>
        </w:rPr>
        <w:t>DevTools</w:t>
      </w:r>
      <w:proofErr w:type="spellEnd"/>
      <w:r w:rsidRPr="005307E1">
        <w:rPr>
          <w:sz w:val="28"/>
          <w:szCs w:val="28"/>
        </w:rPr>
        <w:t xml:space="preserve"> will auto restart the server when we have changes. Spring team they haven’t included this feature in Spring Boot’s initial version, upon several </w:t>
      </w:r>
      <w:proofErr w:type="gramStart"/>
      <w:r w:rsidRPr="005307E1">
        <w:rPr>
          <w:sz w:val="28"/>
          <w:szCs w:val="28"/>
        </w:rPr>
        <w:t>request</w:t>
      </w:r>
      <w:proofErr w:type="gramEnd"/>
      <w:r w:rsidRPr="005307E1">
        <w:rPr>
          <w:sz w:val="28"/>
          <w:szCs w:val="28"/>
        </w:rPr>
        <w:t xml:space="preserve"> they added this feature later.</w:t>
      </w:r>
    </w:p>
    <w:p w:rsidR="00787213" w:rsidRPr="005307E1" w:rsidRDefault="00787213" w:rsidP="00787213">
      <w:pPr>
        <w:pStyle w:val="Heading1"/>
      </w:pPr>
      <w:r w:rsidRPr="005307E1">
        <w:t xml:space="preserve">Spring Boot JDBC + MySQL – How to Create/Configure a </w:t>
      </w:r>
      <w:proofErr w:type="spellStart"/>
      <w:r w:rsidRPr="005307E1">
        <w:t>DataSource</w:t>
      </w:r>
      <w:proofErr w:type="spellEnd"/>
    </w:p>
    <w:p w:rsidR="00787213" w:rsidRPr="005307E1" w:rsidRDefault="00787213" w:rsidP="004035B7">
      <w:pPr>
        <w:rPr>
          <w:rFonts w:ascii="Calibri" w:hAnsi="Calibri" w:cs="Calibri"/>
          <w:sz w:val="28"/>
          <w:szCs w:val="28"/>
        </w:rPr>
      </w:pPr>
      <w:r w:rsidRPr="005307E1">
        <w:rPr>
          <w:sz w:val="28"/>
          <w:szCs w:val="28"/>
        </w:rPr>
        <w:t xml:space="preserve">We are all aware that the process of creating a traditional Spring </w:t>
      </w:r>
      <w:r w:rsidRPr="005307E1">
        <w:rPr>
          <w:color w:val="993300"/>
          <w:sz w:val="28"/>
          <w:szCs w:val="28"/>
        </w:rPr>
        <w:t>JDBC</w:t>
      </w:r>
      <w:r w:rsidRPr="005307E1">
        <w:rPr>
          <w:sz w:val="28"/>
          <w:szCs w:val="28"/>
        </w:rPr>
        <w:t xml:space="preserve"> application is little tedious because of its </w:t>
      </w:r>
      <w:r w:rsidRPr="005307E1">
        <w:rPr>
          <w:color w:val="FF6600"/>
          <w:sz w:val="28"/>
          <w:szCs w:val="28"/>
        </w:rPr>
        <w:t>XML</w:t>
      </w:r>
      <w:r w:rsidRPr="005307E1">
        <w:rPr>
          <w:sz w:val="28"/>
          <w:szCs w:val="28"/>
        </w:rPr>
        <w:t xml:space="preserve"> configurations and we need to follow few steps to configure any </w:t>
      </w:r>
      <w:proofErr w:type="spellStart"/>
      <w:r w:rsidRPr="005307E1">
        <w:rPr>
          <w:sz w:val="28"/>
          <w:szCs w:val="28"/>
        </w:rPr>
        <w:t>datasource</w:t>
      </w:r>
      <w:proofErr w:type="spellEnd"/>
      <w:r w:rsidRPr="005307E1">
        <w:rPr>
          <w:sz w:val="28"/>
          <w:szCs w:val="28"/>
        </w:rPr>
        <w:t xml:space="preserve">. But believe me with Spring Boot creating a JDBC application is as easy as counting </w:t>
      </w:r>
      <w:r w:rsidRPr="005307E1">
        <w:rPr>
          <w:color w:val="0000FF"/>
          <w:sz w:val="28"/>
          <w:szCs w:val="28"/>
        </w:rPr>
        <w:t>1</w:t>
      </w:r>
      <w:proofErr w:type="gramStart"/>
      <w:r w:rsidRPr="005307E1">
        <w:rPr>
          <w:sz w:val="28"/>
          <w:szCs w:val="28"/>
        </w:rPr>
        <w:t>,</w:t>
      </w:r>
      <w:r w:rsidRPr="005307E1">
        <w:rPr>
          <w:color w:val="FFCC00"/>
          <w:sz w:val="28"/>
          <w:szCs w:val="28"/>
        </w:rPr>
        <w:t>2</w:t>
      </w:r>
      <w:r w:rsidRPr="005307E1">
        <w:rPr>
          <w:sz w:val="28"/>
          <w:szCs w:val="28"/>
        </w:rPr>
        <w:t>,</w:t>
      </w:r>
      <w:r w:rsidRPr="005307E1">
        <w:rPr>
          <w:color w:val="E81791"/>
          <w:sz w:val="28"/>
          <w:szCs w:val="28"/>
        </w:rPr>
        <w:t>3</w:t>
      </w:r>
      <w:proofErr w:type="gramEnd"/>
      <w:r w:rsidRPr="005307E1">
        <w:rPr>
          <w:sz w:val="28"/>
          <w:szCs w:val="28"/>
        </w:rPr>
        <w:t xml:space="preserve">.. </w:t>
      </w:r>
      <w:r w:rsidRPr="005307E1">
        <w:rPr>
          <w:rFonts w:ascii="Calibri" w:hAnsi="Calibri" w:cs="Calibri"/>
          <w:sz w:val="28"/>
          <w:szCs w:val="28"/>
        </w:rPr>
        <w:t>🙂</w:t>
      </w:r>
    </w:p>
    <w:p w:rsidR="00787213" w:rsidRPr="005307E1" w:rsidRDefault="00787213" w:rsidP="00787213">
      <w:pPr>
        <w:spacing w:before="100" w:beforeAutospacing="1" w:after="100" w:afterAutospacing="1" w:line="240" w:lineRule="auto"/>
        <w:outlineLvl w:val="1"/>
        <w:rPr>
          <w:rFonts w:ascii="Times New Roman" w:eastAsia="Times New Roman" w:hAnsi="Times New Roman" w:cs="Times New Roman"/>
          <w:b/>
          <w:bCs/>
          <w:sz w:val="28"/>
          <w:szCs w:val="28"/>
        </w:rPr>
      </w:pPr>
      <w:r w:rsidRPr="005307E1">
        <w:rPr>
          <w:rFonts w:ascii="Times New Roman" w:eastAsia="Times New Roman" w:hAnsi="Times New Roman" w:cs="Times New Roman"/>
          <w:b/>
          <w:bCs/>
          <w:sz w:val="28"/>
          <w:szCs w:val="28"/>
        </w:rPr>
        <w:t xml:space="preserve">Steps to Create </w:t>
      </w:r>
      <w:proofErr w:type="spellStart"/>
      <w:r w:rsidRPr="005307E1">
        <w:rPr>
          <w:rFonts w:ascii="Times New Roman" w:eastAsia="Times New Roman" w:hAnsi="Times New Roman" w:cs="Times New Roman"/>
          <w:b/>
          <w:bCs/>
          <w:sz w:val="28"/>
          <w:szCs w:val="28"/>
        </w:rPr>
        <w:t>DataSource</w:t>
      </w:r>
      <w:proofErr w:type="spellEnd"/>
      <w:r w:rsidRPr="005307E1">
        <w:rPr>
          <w:rFonts w:ascii="Times New Roman" w:eastAsia="Times New Roman" w:hAnsi="Times New Roman" w:cs="Times New Roman"/>
          <w:b/>
          <w:bCs/>
          <w:sz w:val="28"/>
          <w:szCs w:val="28"/>
        </w:rPr>
        <w:t xml:space="preserve"> in Spring Boot Application</w:t>
      </w:r>
    </w:p>
    <w:p w:rsidR="00787213" w:rsidRPr="005307E1" w:rsidRDefault="00787213" w:rsidP="00787213">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Add Spring Boot JDBC dependency in </w:t>
      </w:r>
      <w:r w:rsidRPr="005307E1">
        <w:rPr>
          <w:rFonts w:ascii="Times New Roman" w:eastAsia="Times New Roman" w:hAnsi="Times New Roman" w:cs="Times New Roman"/>
          <w:color w:val="99CC00"/>
          <w:sz w:val="28"/>
          <w:szCs w:val="28"/>
        </w:rPr>
        <w:t>POM</w:t>
      </w:r>
      <w:r w:rsidRPr="005307E1">
        <w:rPr>
          <w:rFonts w:ascii="Times New Roman" w:eastAsia="Times New Roman" w:hAnsi="Times New Roman" w:cs="Times New Roman"/>
          <w:sz w:val="28"/>
          <w:szCs w:val="28"/>
        </w:rPr>
        <w:t>.xml</w:t>
      </w:r>
    </w:p>
    <w:p w:rsidR="00787213" w:rsidRPr="005307E1" w:rsidRDefault="00787213" w:rsidP="00787213">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 xml:space="preserve">Add </w:t>
      </w:r>
      <w:proofErr w:type="spellStart"/>
      <w:r w:rsidRPr="005307E1">
        <w:rPr>
          <w:rFonts w:ascii="Times New Roman" w:eastAsia="Times New Roman" w:hAnsi="Times New Roman" w:cs="Times New Roman"/>
          <w:sz w:val="28"/>
          <w:szCs w:val="28"/>
        </w:rPr>
        <w:t>datasource</w:t>
      </w:r>
      <w:proofErr w:type="spellEnd"/>
      <w:r w:rsidRPr="005307E1">
        <w:rPr>
          <w:rFonts w:ascii="Times New Roman" w:eastAsia="Times New Roman" w:hAnsi="Times New Roman" w:cs="Times New Roman"/>
          <w:sz w:val="28"/>
          <w:szCs w:val="28"/>
        </w:rPr>
        <w:t xml:space="preserve"> information in </w:t>
      </w:r>
      <w:proofErr w:type="spellStart"/>
      <w:r w:rsidRPr="005307E1">
        <w:rPr>
          <w:rFonts w:ascii="Times New Roman" w:eastAsia="Times New Roman" w:hAnsi="Times New Roman" w:cs="Times New Roman"/>
          <w:color w:val="28AD13"/>
          <w:sz w:val="28"/>
          <w:szCs w:val="28"/>
        </w:rPr>
        <w:t>application.properties</w:t>
      </w:r>
      <w:proofErr w:type="spellEnd"/>
    </w:p>
    <w:p w:rsidR="00787213" w:rsidRPr="005307E1" w:rsidRDefault="00787213" w:rsidP="00787213">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 xml:space="preserve">Get </w:t>
      </w:r>
      <w:proofErr w:type="spellStart"/>
      <w:r w:rsidRPr="005307E1">
        <w:rPr>
          <w:rFonts w:ascii="Times New Roman" w:eastAsia="Times New Roman" w:hAnsi="Times New Roman" w:cs="Times New Roman"/>
          <w:color w:val="A811D6"/>
          <w:sz w:val="28"/>
          <w:szCs w:val="28"/>
        </w:rPr>
        <w:t>JDBCTemplate</w:t>
      </w:r>
      <w:proofErr w:type="spellEnd"/>
      <w:r w:rsidRPr="005307E1">
        <w:rPr>
          <w:rFonts w:ascii="Times New Roman" w:eastAsia="Times New Roman" w:hAnsi="Times New Roman" w:cs="Times New Roman"/>
          <w:sz w:val="28"/>
          <w:szCs w:val="28"/>
        </w:rPr>
        <w:t xml:space="preserve"> object in your DAO with @</w:t>
      </w:r>
      <w:proofErr w:type="spellStart"/>
      <w:r w:rsidRPr="005307E1">
        <w:rPr>
          <w:rFonts w:ascii="Times New Roman" w:eastAsia="Times New Roman" w:hAnsi="Times New Roman" w:cs="Times New Roman"/>
          <w:color w:val="DBCE0F"/>
          <w:sz w:val="28"/>
          <w:szCs w:val="28"/>
        </w:rPr>
        <w:t>Autowired</w:t>
      </w:r>
      <w:proofErr w:type="spellEnd"/>
      <w:r w:rsidRPr="005307E1">
        <w:rPr>
          <w:rFonts w:ascii="Times New Roman" w:eastAsia="Times New Roman" w:hAnsi="Times New Roman" w:cs="Times New Roman"/>
          <w:sz w:val="28"/>
          <w:szCs w:val="28"/>
        </w:rPr>
        <w:t xml:space="preserve"> annotation and use it</w:t>
      </w:r>
    </w:p>
    <w:p w:rsidR="00787213" w:rsidRPr="005307E1" w:rsidRDefault="00787213" w:rsidP="00787213">
      <w:p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 xml:space="preserve">…there is no point 4, </w:t>
      </w:r>
      <w:proofErr w:type="spellStart"/>
      <w:r w:rsidRPr="005307E1">
        <w:rPr>
          <w:rFonts w:ascii="Times New Roman" w:eastAsia="Times New Roman" w:hAnsi="Times New Roman" w:cs="Times New Roman"/>
          <w:sz w:val="28"/>
          <w:szCs w:val="28"/>
        </w:rPr>
        <w:t>that’t</w:t>
      </w:r>
      <w:proofErr w:type="spellEnd"/>
      <w:r w:rsidRPr="005307E1">
        <w:rPr>
          <w:rFonts w:ascii="Times New Roman" w:eastAsia="Times New Roman" w:hAnsi="Times New Roman" w:cs="Times New Roman"/>
          <w:sz w:val="28"/>
          <w:szCs w:val="28"/>
        </w:rPr>
        <w:t xml:space="preserve"> it</w:t>
      </w:r>
    </w:p>
    <w:p w:rsidR="00787213" w:rsidRPr="005307E1" w:rsidRDefault="00787213" w:rsidP="00787213">
      <w:pPr>
        <w:pStyle w:val="Heading2"/>
        <w:rPr>
          <w:sz w:val="28"/>
          <w:szCs w:val="28"/>
        </w:rPr>
      </w:pPr>
      <w:r w:rsidRPr="005307E1">
        <w:rPr>
          <w:sz w:val="28"/>
          <w:szCs w:val="28"/>
        </w:rPr>
        <w:t>1. Add Spring Boot JDBC Dependency</w:t>
      </w:r>
    </w:p>
    <w:p w:rsidR="00787213" w:rsidRPr="005307E1" w:rsidRDefault="00787213" w:rsidP="00787213">
      <w:pPr>
        <w:pStyle w:val="NormalWeb"/>
        <w:rPr>
          <w:sz w:val="28"/>
          <w:szCs w:val="28"/>
        </w:rPr>
      </w:pPr>
      <w:r w:rsidRPr="005307E1">
        <w:rPr>
          <w:sz w:val="28"/>
          <w:szCs w:val="28"/>
        </w:rPr>
        <w:t>In order to work with Spring Boot JDBC, first we need to add the following dependency in your applications POM.xml</w:t>
      </w: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roofErr w:type="gramStart"/>
      <w:r w:rsidRPr="005307E1">
        <w:rPr>
          <w:rFonts w:ascii="Courier New" w:eastAsia="Times New Roman" w:hAnsi="Courier New" w:cs="Courier New"/>
          <w:sz w:val="28"/>
          <w:szCs w:val="28"/>
        </w:rPr>
        <w:t>&lt;!--</w:t>
      </w:r>
      <w:proofErr w:type="gramEnd"/>
      <w:r w:rsidRPr="005307E1">
        <w:rPr>
          <w:rFonts w:ascii="Courier New" w:eastAsia="Times New Roman" w:hAnsi="Courier New" w:cs="Courier New"/>
          <w:sz w:val="28"/>
          <w:szCs w:val="28"/>
        </w:rPr>
        <w:t xml:space="preserve"> Spring boot </w:t>
      </w:r>
      <w:proofErr w:type="spellStart"/>
      <w:r w:rsidRPr="005307E1">
        <w:rPr>
          <w:rFonts w:ascii="Courier New" w:eastAsia="Times New Roman" w:hAnsi="Courier New" w:cs="Courier New"/>
          <w:sz w:val="28"/>
          <w:szCs w:val="28"/>
        </w:rPr>
        <w:t>jdbc</w:t>
      </w:r>
      <w:proofErr w:type="spellEnd"/>
      <w:r w:rsidRPr="005307E1">
        <w:rPr>
          <w:rFonts w:ascii="Courier New" w:eastAsia="Times New Roman" w:hAnsi="Courier New" w:cs="Courier New"/>
          <w:sz w:val="28"/>
          <w:szCs w:val="28"/>
        </w:rPr>
        <w:t xml:space="preserve"> dependency --&gt;</w:t>
      </w: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&lt;</w:t>
      </w:r>
      <w:proofErr w:type="gramStart"/>
      <w:r w:rsidRPr="005307E1">
        <w:rPr>
          <w:rFonts w:ascii="Courier New" w:eastAsia="Times New Roman" w:hAnsi="Courier New" w:cs="Courier New"/>
          <w:sz w:val="28"/>
          <w:szCs w:val="28"/>
        </w:rPr>
        <w:t>dependency</w:t>
      </w:r>
      <w:proofErr w:type="gramEnd"/>
      <w:r w:rsidRPr="005307E1">
        <w:rPr>
          <w:rFonts w:ascii="Courier New" w:eastAsia="Times New Roman" w:hAnsi="Courier New" w:cs="Courier New"/>
          <w:sz w:val="28"/>
          <w:szCs w:val="28"/>
        </w:rPr>
        <w:t>&gt;</w:t>
      </w: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     &lt;</w:t>
      </w:r>
      <w:proofErr w:type="spellStart"/>
      <w:r w:rsidRPr="005307E1">
        <w:rPr>
          <w:rFonts w:ascii="Courier New" w:eastAsia="Times New Roman" w:hAnsi="Courier New" w:cs="Courier New"/>
          <w:sz w:val="28"/>
          <w:szCs w:val="28"/>
        </w:rPr>
        <w:t>groupId</w:t>
      </w:r>
      <w:proofErr w:type="spellEnd"/>
      <w:r w:rsidRPr="005307E1">
        <w:rPr>
          <w:rFonts w:ascii="Courier New" w:eastAsia="Times New Roman" w:hAnsi="Courier New" w:cs="Courier New"/>
          <w:sz w:val="28"/>
          <w:szCs w:val="28"/>
        </w:rPr>
        <w:t>&gt;</w:t>
      </w:r>
      <w:proofErr w:type="spellStart"/>
      <w:r w:rsidRPr="005307E1">
        <w:rPr>
          <w:rFonts w:ascii="Courier New" w:eastAsia="Times New Roman" w:hAnsi="Courier New" w:cs="Courier New"/>
          <w:sz w:val="28"/>
          <w:szCs w:val="28"/>
        </w:rPr>
        <w:t>org.springframework.boot</w:t>
      </w:r>
      <w:proofErr w:type="spellEnd"/>
      <w:r w:rsidRPr="005307E1">
        <w:rPr>
          <w:rFonts w:ascii="Courier New" w:eastAsia="Times New Roman" w:hAnsi="Courier New" w:cs="Courier New"/>
          <w:sz w:val="28"/>
          <w:szCs w:val="28"/>
        </w:rPr>
        <w:t>&lt;/</w:t>
      </w:r>
      <w:proofErr w:type="spellStart"/>
      <w:r w:rsidRPr="005307E1">
        <w:rPr>
          <w:rFonts w:ascii="Courier New" w:eastAsia="Times New Roman" w:hAnsi="Courier New" w:cs="Courier New"/>
          <w:sz w:val="28"/>
          <w:szCs w:val="28"/>
        </w:rPr>
        <w:t>groupId</w:t>
      </w:r>
      <w:proofErr w:type="spellEnd"/>
      <w:r w:rsidRPr="005307E1">
        <w:rPr>
          <w:rFonts w:ascii="Courier New" w:eastAsia="Times New Roman" w:hAnsi="Courier New" w:cs="Courier New"/>
          <w:sz w:val="28"/>
          <w:szCs w:val="28"/>
        </w:rPr>
        <w:t>&gt;</w:t>
      </w: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     &lt;</w:t>
      </w:r>
      <w:proofErr w:type="spellStart"/>
      <w:proofErr w:type="gramStart"/>
      <w:r w:rsidRPr="005307E1">
        <w:rPr>
          <w:rFonts w:ascii="Courier New" w:eastAsia="Times New Roman" w:hAnsi="Courier New" w:cs="Courier New"/>
          <w:sz w:val="28"/>
          <w:szCs w:val="28"/>
        </w:rPr>
        <w:t>artifactId</w:t>
      </w:r>
      <w:proofErr w:type="spellEnd"/>
      <w:r w:rsidRPr="005307E1">
        <w:rPr>
          <w:rFonts w:ascii="Courier New" w:eastAsia="Times New Roman" w:hAnsi="Courier New" w:cs="Courier New"/>
          <w:sz w:val="28"/>
          <w:szCs w:val="28"/>
        </w:rPr>
        <w:t>&gt;</w:t>
      </w:r>
      <w:proofErr w:type="gramEnd"/>
      <w:r w:rsidRPr="005307E1">
        <w:rPr>
          <w:rFonts w:ascii="Courier New" w:eastAsia="Times New Roman" w:hAnsi="Courier New" w:cs="Courier New"/>
          <w:sz w:val="28"/>
          <w:szCs w:val="28"/>
        </w:rPr>
        <w:t>spring-boot-starter-</w:t>
      </w:r>
      <w:proofErr w:type="spellStart"/>
      <w:r w:rsidRPr="005307E1">
        <w:rPr>
          <w:rFonts w:ascii="Courier New" w:eastAsia="Times New Roman" w:hAnsi="Courier New" w:cs="Courier New"/>
          <w:sz w:val="28"/>
          <w:szCs w:val="28"/>
        </w:rPr>
        <w:t>jdbc</w:t>
      </w:r>
      <w:proofErr w:type="spellEnd"/>
      <w:r w:rsidRPr="005307E1">
        <w:rPr>
          <w:rFonts w:ascii="Courier New" w:eastAsia="Times New Roman" w:hAnsi="Courier New" w:cs="Courier New"/>
          <w:sz w:val="28"/>
          <w:szCs w:val="28"/>
        </w:rPr>
        <w:t>&lt;/</w:t>
      </w:r>
      <w:proofErr w:type="spellStart"/>
      <w:r w:rsidRPr="005307E1">
        <w:rPr>
          <w:rFonts w:ascii="Courier New" w:eastAsia="Times New Roman" w:hAnsi="Courier New" w:cs="Courier New"/>
          <w:sz w:val="28"/>
          <w:szCs w:val="28"/>
        </w:rPr>
        <w:t>artifactId</w:t>
      </w:r>
      <w:proofErr w:type="spellEnd"/>
      <w:r w:rsidRPr="005307E1">
        <w:rPr>
          <w:rFonts w:ascii="Courier New" w:eastAsia="Times New Roman" w:hAnsi="Courier New" w:cs="Courier New"/>
          <w:sz w:val="28"/>
          <w:szCs w:val="28"/>
        </w:rPr>
        <w:t>&gt;</w:t>
      </w: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&lt;/dependency&gt;</w:t>
      </w: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roofErr w:type="gramStart"/>
      <w:r w:rsidRPr="005307E1">
        <w:rPr>
          <w:rFonts w:ascii="Courier New" w:eastAsia="Times New Roman" w:hAnsi="Courier New" w:cs="Courier New"/>
          <w:sz w:val="28"/>
          <w:szCs w:val="28"/>
        </w:rPr>
        <w:t>&lt;!--</w:t>
      </w:r>
      <w:proofErr w:type="gramEnd"/>
      <w:r w:rsidRPr="005307E1">
        <w:rPr>
          <w:rFonts w:ascii="Courier New" w:eastAsia="Times New Roman" w:hAnsi="Courier New" w:cs="Courier New"/>
          <w:sz w:val="28"/>
          <w:szCs w:val="28"/>
        </w:rPr>
        <w:t> </w:t>
      </w:r>
      <w:proofErr w:type="spellStart"/>
      <w:r w:rsidRPr="005307E1">
        <w:rPr>
          <w:rFonts w:ascii="Courier New" w:eastAsia="Times New Roman" w:hAnsi="Courier New" w:cs="Courier New"/>
          <w:sz w:val="28"/>
          <w:szCs w:val="28"/>
        </w:rPr>
        <w:t>MySql</w:t>
      </w:r>
      <w:proofErr w:type="spellEnd"/>
      <w:r w:rsidRPr="005307E1">
        <w:rPr>
          <w:rFonts w:ascii="Courier New" w:eastAsia="Times New Roman" w:hAnsi="Courier New" w:cs="Courier New"/>
          <w:sz w:val="28"/>
          <w:szCs w:val="28"/>
        </w:rPr>
        <w:t xml:space="preserve"> dependency --&gt;</w:t>
      </w: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&lt;</w:t>
      </w:r>
      <w:proofErr w:type="gramStart"/>
      <w:r w:rsidRPr="005307E1">
        <w:rPr>
          <w:rFonts w:ascii="Courier New" w:eastAsia="Times New Roman" w:hAnsi="Courier New" w:cs="Courier New"/>
          <w:sz w:val="28"/>
          <w:szCs w:val="28"/>
        </w:rPr>
        <w:t>dependency</w:t>
      </w:r>
      <w:proofErr w:type="gramEnd"/>
      <w:r w:rsidRPr="005307E1">
        <w:rPr>
          <w:rFonts w:ascii="Courier New" w:eastAsia="Times New Roman" w:hAnsi="Courier New" w:cs="Courier New"/>
          <w:sz w:val="28"/>
          <w:szCs w:val="28"/>
        </w:rPr>
        <w:t>&gt;</w:t>
      </w: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lastRenderedPageBreak/>
        <w:t>     &lt;</w:t>
      </w:r>
      <w:proofErr w:type="spellStart"/>
      <w:proofErr w:type="gramStart"/>
      <w:r w:rsidRPr="005307E1">
        <w:rPr>
          <w:rFonts w:ascii="Courier New" w:eastAsia="Times New Roman" w:hAnsi="Courier New" w:cs="Courier New"/>
          <w:sz w:val="28"/>
          <w:szCs w:val="28"/>
        </w:rPr>
        <w:t>groupId</w:t>
      </w:r>
      <w:proofErr w:type="spellEnd"/>
      <w:r w:rsidRPr="005307E1">
        <w:rPr>
          <w:rFonts w:ascii="Courier New" w:eastAsia="Times New Roman" w:hAnsi="Courier New" w:cs="Courier New"/>
          <w:sz w:val="28"/>
          <w:szCs w:val="28"/>
        </w:rPr>
        <w:t>&gt;</w:t>
      </w:r>
      <w:proofErr w:type="spellStart"/>
      <w:proofErr w:type="gramEnd"/>
      <w:r w:rsidRPr="005307E1">
        <w:rPr>
          <w:rFonts w:ascii="Courier New" w:eastAsia="Times New Roman" w:hAnsi="Courier New" w:cs="Courier New"/>
          <w:sz w:val="28"/>
          <w:szCs w:val="28"/>
        </w:rPr>
        <w:t>mysql</w:t>
      </w:r>
      <w:proofErr w:type="spellEnd"/>
      <w:r w:rsidRPr="005307E1">
        <w:rPr>
          <w:rFonts w:ascii="Courier New" w:eastAsia="Times New Roman" w:hAnsi="Courier New" w:cs="Courier New"/>
          <w:sz w:val="28"/>
          <w:szCs w:val="28"/>
        </w:rPr>
        <w:t>&lt;/</w:t>
      </w:r>
      <w:proofErr w:type="spellStart"/>
      <w:r w:rsidRPr="005307E1">
        <w:rPr>
          <w:rFonts w:ascii="Courier New" w:eastAsia="Times New Roman" w:hAnsi="Courier New" w:cs="Courier New"/>
          <w:sz w:val="28"/>
          <w:szCs w:val="28"/>
        </w:rPr>
        <w:t>groupId</w:t>
      </w:r>
      <w:proofErr w:type="spellEnd"/>
      <w:r w:rsidRPr="005307E1">
        <w:rPr>
          <w:rFonts w:ascii="Courier New" w:eastAsia="Times New Roman" w:hAnsi="Courier New" w:cs="Courier New"/>
          <w:sz w:val="28"/>
          <w:szCs w:val="28"/>
        </w:rPr>
        <w:t>&gt;</w:t>
      </w: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     &lt;</w:t>
      </w:r>
      <w:proofErr w:type="spellStart"/>
      <w:proofErr w:type="gramStart"/>
      <w:r w:rsidRPr="005307E1">
        <w:rPr>
          <w:rFonts w:ascii="Courier New" w:eastAsia="Times New Roman" w:hAnsi="Courier New" w:cs="Courier New"/>
          <w:sz w:val="28"/>
          <w:szCs w:val="28"/>
        </w:rPr>
        <w:t>artifactId</w:t>
      </w:r>
      <w:proofErr w:type="spellEnd"/>
      <w:r w:rsidRPr="005307E1">
        <w:rPr>
          <w:rFonts w:ascii="Courier New" w:eastAsia="Times New Roman" w:hAnsi="Courier New" w:cs="Courier New"/>
          <w:sz w:val="28"/>
          <w:szCs w:val="28"/>
        </w:rPr>
        <w:t>&gt;</w:t>
      </w:r>
      <w:proofErr w:type="spellStart"/>
      <w:proofErr w:type="gramEnd"/>
      <w:r w:rsidRPr="005307E1">
        <w:rPr>
          <w:rFonts w:ascii="Courier New" w:eastAsia="Times New Roman" w:hAnsi="Courier New" w:cs="Courier New"/>
          <w:sz w:val="28"/>
          <w:szCs w:val="28"/>
        </w:rPr>
        <w:t>mysql</w:t>
      </w:r>
      <w:proofErr w:type="spellEnd"/>
      <w:r w:rsidRPr="005307E1">
        <w:rPr>
          <w:rFonts w:ascii="Courier New" w:eastAsia="Times New Roman" w:hAnsi="Courier New" w:cs="Courier New"/>
          <w:sz w:val="28"/>
          <w:szCs w:val="28"/>
        </w:rPr>
        <w:t>-connector-java&lt;/</w:t>
      </w:r>
      <w:proofErr w:type="spellStart"/>
      <w:r w:rsidRPr="005307E1">
        <w:rPr>
          <w:rFonts w:ascii="Courier New" w:eastAsia="Times New Roman" w:hAnsi="Courier New" w:cs="Courier New"/>
          <w:sz w:val="28"/>
          <w:szCs w:val="28"/>
        </w:rPr>
        <w:t>artifactId</w:t>
      </w:r>
      <w:proofErr w:type="spellEnd"/>
      <w:r w:rsidRPr="005307E1">
        <w:rPr>
          <w:rFonts w:ascii="Courier New" w:eastAsia="Times New Roman" w:hAnsi="Courier New" w:cs="Courier New"/>
          <w:sz w:val="28"/>
          <w:szCs w:val="28"/>
        </w:rPr>
        <w:t>&gt;</w:t>
      </w: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&lt;/dependency&gt;</w:t>
      </w:r>
    </w:p>
    <w:p w:rsidR="00787213" w:rsidRPr="005307E1" w:rsidRDefault="00787213" w:rsidP="00787213">
      <w:pPr>
        <w:pStyle w:val="Heading2"/>
        <w:rPr>
          <w:sz w:val="28"/>
          <w:szCs w:val="28"/>
        </w:rPr>
      </w:pPr>
      <w:r w:rsidRPr="005307E1">
        <w:rPr>
          <w:sz w:val="28"/>
          <w:szCs w:val="28"/>
        </w:rPr>
        <w:t xml:space="preserve">2. Add </w:t>
      </w:r>
      <w:proofErr w:type="spellStart"/>
      <w:r w:rsidRPr="005307E1">
        <w:rPr>
          <w:sz w:val="28"/>
          <w:szCs w:val="28"/>
        </w:rPr>
        <w:t>Datasource</w:t>
      </w:r>
      <w:proofErr w:type="spellEnd"/>
      <w:r w:rsidRPr="005307E1">
        <w:rPr>
          <w:sz w:val="28"/>
          <w:szCs w:val="28"/>
        </w:rPr>
        <w:t xml:space="preserve"> Information in </w:t>
      </w:r>
      <w:proofErr w:type="spellStart"/>
      <w:r w:rsidRPr="005307E1">
        <w:rPr>
          <w:sz w:val="28"/>
          <w:szCs w:val="28"/>
        </w:rPr>
        <w:t>application.properties</w:t>
      </w:r>
      <w:proofErr w:type="spellEnd"/>
    </w:p>
    <w:p w:rsidR="00787213" w:rsidRPr="005307E1" w:rsidRDefault="00787213" w:rsidP="00787213">
      <w:pPr>
        <w:pStyle w:val="NormalWeb"/>
        <w:rPr>
          <w:sz w:val="28"/>
          <w:szCs w:val="28"/>
        </w:rPr>
      </w:pPr>
      <w:r w:rsidRPr="005307E1">
        <w:rPr>
          <w:sz w:val="28"/>
          <w:szCs w:val="28"/>
        </w:rPr>
        <w:t xml:space="preserve">In real time applications, we will write the </w:t>
      </w:r>
      <w:proofErr w:type="spellStart"/>
      <w:r w:rsidRPr="005307E1">
        <w:rPr>
          <w:sz w:val="28"/>
          <w:szCs w:val="28"/>
        </w:rPr>
        <w:t>datasources</w:t>
      </w:r>
      <w:proofErr w:type="spellEnd"/>
      <w:r w:rsidRPr="005307E1">
        <w:rPr>
          <w:sz w:val="28"/>
          <w:szCs w:val="28"/>
        </w:rPr>
        <w:t xml:space="preserve"> information generally in the </w:t>
      </w:r>
      <w:r w:rsidRPr="005307E1">
        <w:rPr>
          <w:color w:val="A811D6"/>
          <w:sz w:val="28"/>
          <w:szCs w:val="28"/>
        </w:rPr>
        <w:t>XML’s</w:t>
      </w:r>
      <w:r w:rsidRPr="005307E1">
        <w:rPr>
          <w:sz w:val="28"/>
          <w:szCs w:val="28"/>
        </w:rPr>
        <w:t xml:space="preserve">, I hope you all aware of </w:t>
      </w:r>
      <w:r w:rsidR="00241F80">
        <w:rPr>
          <w:sz w:val="28"/>
          <w:szCs w:val="28"/>
        </w:rPr>
        <w:t>that. In Spring Boot, rather tha</w:t>
      </w:r>
      <w:r w:rsidRPr="005307E1">
        <w:rPr>
          <w:sz w:val="28"/>
          <w:szCs w:val="28"/>
        </w:rPr>
        <w:t xml:space="preserve">n writing in XML’s just open your </w:t>
      </w:r>
      <w:proofErr w:type="spellStart"/>
      <w:r w:rsidRPr="005307E1">
        <w:rPr>
          <w:sz w:val="28"/>
          <w:szCs w:val="28"/>
        </w:rPr>
        <w:t>application.properties</w:t>
      </w:r>
      <w:proofErr w:type="spellEnd"/>
      <w:r w:rsidRPr="005307E1">
        <w:rPr>
          <w:sz w:val="28"/>
          <w:szCs w:val="28"/>
        </w:rPr>
        <w:t xml:space="preserve"> and add your </w:t>
      </w:r>
      <w:proofErr w:type="spellStart"/>
      <w:r w:rsidRPr="005307E1">
        <w:rPr>
          <w:sz w:val="28"/>
          <w:szCs w:val="28"/>
        </w:rPr>
        <w:t>datasource</w:t>
      </w:r>
      <w:proofErr w:type="spellEnd"/>
      <w:r w:rsidRPr="005307E1">
        <w:rPr>
          <w:sz w:val="28"/>
          <w:szCs w:val="28"/>
        </w:rPr>
        <w:t xml:space="preserve"> information to the Spring Boot’s </w:t>
      </w:r>
      <w:r w:rsidRPr="005307E1">
        <w:rPr>
          <w:color w:val="0000FF"/>
          <w:sz w:val="28"/>
          <w:szCs w:val="28"/>
        </w:rPr>
        <w:t>predefined</w:t>
      </w:r>
      <w:r w:rsidRPr="005307E1">
        <w:rPr>
          <w:sz w:val="28"/>
          <w:szCs w:val="28"/>
        </w:rPr>
        <w:t xml:space="preserve"> keys.</w:t>
      </w:r>
    </w:p>
    <w:p w:rsidR="00787213" w:rsidRPr="005307E1" w:rsidRDefault="00787213" w:rsidP="00787213">
      <w:pPr>
        <w:pStyle w:val="Heading2"/>
        <w:rPr>
          <w:sz w:val="28"/>
          <w:szCs w:val="28"/>
        </w:rPr>
      </w:pPr>
      <w:proofErr w:type="spellStart"/>
      <w:r w:rsidRPr="005307E1">
        <w:rPr>
          <w:sz w:val="28"/>
          <w:szCs w:val="28"/>
        </w:rPr>
        <w:t>application.properties</w:t>
      </w:r>
      <w:proofErr w:type="spellEnd"/>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 xml:space="preserve"># </w:t>
      </w:r>
      <w:proofErr w:type="spellStart"/>
      <w:r w:rsidRPr="005307E1">
        <w:rPr>
          <w:rFonts w:ascii="Courier New" w:eastAsia="Times New Roman" w:hAnsi="Courier New" w:cs="Courier New"/>
          <w:sz w:val="28"/>
          <w:szCs w:val="28"/>
        </w:rPr>
        <w:t>Applicationn</w:t>
      </w:r>
      <w:proofErr w:type="spellEnd"/>
      <w:r w:rsidRPr="005307E1">
        <w:rPr>
          <w:rFonts w:ascii="Courier New" w:eastAsia="Times New Roman" w:hAnsi="Courier New" w:cs="Courier New"/>
          <w:sz w:val="28"/>
          <w:szCs w:val="28"/>
        </w:rPr>
        <w:t xml:space="preserve"> context name</w:t>
      </w: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roofErr w:type="spellStart"/>
      <w:r w:rsidRPr="005307E1">
        <w:rPr>
          <w:rFonts w:ascii="Courier New" w:eastAsia="Times New Roman" w:hAnsi="Courier New" w:cs="Courier New"/>
          <w:sz w:val="28"/>
          <w:szCs w:val="28"/>
        </w:rPr>
        <w:t>server.contextPath</w:t>
      </w:r>
      <w:proofErr w:type="spellEnd"/>
      <w:r w:rsidRPr="005307E1">
        <w:rPr>
          <w:rFonts w:ascii="Courier New" w:eastAsia="Times New Roman" w:hAnsi="Courier New" w:cs="Courier New"/>
          <w:sz w:val="28"/>
          <w:szCs w:val="28"/>
        </w:rPr>
        <w:t>=/</w:t>
      </w:r>
      <w:proofErr w:type="spellStart"/>
      <w:r w:rsidRPr="005307E1">
        <w:rPr>
          <w:rFonts w:ascii="Courier New" w:eastAsia="Times New Roman" w:hAnsi="Courier New" w:cs="Courier New"/>
          <w:sz w:val="28"/>
          <w:szCs w:val="28"/>
        </w:rPr>
        <w:t>springbootds</w:t>
      </w:r>
      <w:proofErr w:type="spellEnd"/>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 Here 'test' is the database name</w:t>
      </w: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spring.datasource.url=</w:t>
      </w:r>
      <w:proofErr w:type="spellStart"/>
      <w:r w:rsidRPr="005307E1">
        <w:rPr>
          <w:rFonts w:ascii="Courier New" w:eastAsia="Times New Roman" w:hAnsi="Courier New" w:cs="Courier New"/>
          <w:sz w:val="28"/>
          <w:szCs w:val="28"/>
        </w:rPr>
        <w:t>jdbc:mysql</w:t>
      </w:r>
      <w:proofErr w:type="spellEnd"/>
      <w:r w:rsidRPr="005307E1">
        <w:rPr>
          <w:rFonts w:ascii="Courier New" w:eastAsia="Times New Roman" w:hAnsi="Courier New" w:cs="Courier New"/>
          <w:sz w:val="28"/>
          <w:szCs w:val="28"/>
        </w:rPr>
        <w:t>://</w:t>
      </w:r>
      <w:proofErr w:type="spellStart"/>
      <w:r w:rsidRPr="005307E1">
        <w:rPr>
          <w:rFonts w:ascii="Courier New" w:eastAsia="Times New Roman" w:hAnsi="Courier New" w:cs="Courier New"/>
          <w:sz w:val="28"/>
          <w:szCs w:val="28"/>
        </w:rPr>
        <w:t>localhost</w:t>
      </w:r>
      <w:proofErr w:type="spellEnd"/>
      <w:r w:rsidRPr="005307E1">
        <w:rPr>
          <w:rFonts w:ascii="Courier New" w:eastAsia="Times New Roman" w:hAnsi="Courier New" w:cs="Courier New"/>
          <w:sz w:val="28"/>
          <w:szCs w:val="28"/>
        </w:rPr>
        <w:t>/test</w:t>
      </w: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roofErr w:type="spellStart"/>
      <w:r w:rsidRPr="005307E1">
        <w:rPr>
          <w:rFonts w:ascii="Courier New" w:eastAsia="Times New Roman" w:hAnsi="Courier New" w:cs="Courier New"/>
          <w:sz w:val="28"/>
          <w:szCs w:val="28"/>
        </w:rPr>
        <w:t>spring.datasource.username</w:t>
      </w:r>
      <w:proofErr w:type="spellEnd"/>
      <w:r w:rsidRPr="005307E1">
        <w:rPr>
          <w:rFonts w:ascii="Courier New" w:eastAsia="Times New Roman" w:hAnsi="Courier New" w:cs="Courier New"/>
          <w:sz w:val="28"/>
          <w:szCs w:val="28"/>
        </w:rPr>
        <w:t>=java4s</w:t>
      </w: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roofErr w:type="spellStart"/>
      <w:r w:rsidRPr="005307E1">
        <w:rPr>
          <w:rFonts w:ascii="Courier New" w:eastAsia="Times New Roman" w:hAnsi="Courier New" w:cs="Courier New"/>
          <w:sz w:val="28"/>
          <w:szCs w:val="28"/>
        </w:rPr>
        <w:t>spring.datasource.password</w:t>
      </w:r>
      <w:proofErr w:type="spellEnd"/>
      <w:r w:rsidRPr="005307E1">
        <w:rPr>
          <w:rFonts w:ascii="Courier New" w:eastAsia="Times New Roman" w:hAnsi="Courier New" w:cs="Courier New"/>
          <w:sz w:val="28"/>
          <w:szCs w:val="28"/>
        </w:rPr>
        <w:t>=java4s</w:t>
      </w: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roofErr w:type="spellStart"/>
      <w:proofErr w:type="gramStart"/>
      <w:r w:rsidRPr="005307E1">
        <w:rPr>
          <w:rFonts w:ascii="Courier New" w:eastAsia="Times New Roman" w:hAnsi="Courier New" w:cs="Courier New"/>
          <w:sz w:val="28"/>
          <w:szCs w:val="28"/>
        </w:rPr>
        <w:t>spring.datasource.driver</w:t>
      </w:r>
      <w:proofErr w:type="spellEnd"/>
      <w:r w:rsidRPr="005307E1">
        <w:rPr>
          <w:rFonts w:ascii="Courier New" w:eastAsia="Times New Roman" w:hAnsi="Courier New" w:cs="Courier New"/>
          <w:sz w:val="28"/>
          <w:szCs w:val="28"/>
        </w:rPr>
        <w:t>-class-name=</w:t>
      </w:r>
      <w:proofErr w:type="spellStart"/>
      <w:proofErr w:type="gramEnd"/>
      <w:r w:rsidRPr="005307E1">
        <w:rPr>
          <w:rFonts w:ascii="Courier New" w:eastAsia="Times New Roman" w:hAnsi="Courier New" w:cs="Courier New"/>
          <w:sz w:val="28"/>
          <w:szCs w:val="28"/>
        </w:rPr>
        <w:t>com.mysql.jdbc.Driver</w:t>
      </w:r>
      <w:proofErr w:type="spellEnd"/>
    </w:p>
    <w:p w:rsidR="00787213" w:rsidRPr="005307E1" w:rsidRDefault="00787213" w:rsidP="004035B7">
      <w:pPr>
        <w:rPr>
          <w:sz w:val="28"/>
          <w:szCs w:val="28"/>
        </w:rPr>
      </w:pPr>
    </w:p>
    <w:p w:rsidR="00787213" w:rsidRPr="005307E1" w:rsidRDefault="00787213" w:rsidP="00787213">
      <w:pPr>
        <w:pStyle w:val="NormalWeb"/>
        <w:rPr>
          <w:sz w:val="28"/>
          <w:szCs w:val="28"/>
        </w:rPr>
      </w:pPr>
      <w:r w:rsidRPr="005307E1">
        <w:rPr>
          <w:sz w:val="28"/>
          <w:szCs w:val="28"/>
        </w:rPr>
        <w:t xml:space="preserve">With this we have configured the </w:t>
      </w:r>
      <w:proofErr w:type="spellStart"/>
      <w:r w:rsidRPr="005307E1">
        <w:rPr>
          <w:sz w:val="28"/>
          <w:szCs w:val="28"/>
        </w:rPr>
        <w:t>datasource</w:t>
      </w:r>
      <w:proofErr w:type="spellEnd"/>
      <w:r w:rsidRPr="005307E1">
        <w:rPr>
          <w:sz w:val="28"/>
          <w:szCs w:val="28"/>
        </w:rPr>
        <w:t xml:space="preserve"> in our spring boot application.</w:t>
      </w:r>
    </w:p>
    <w:p w:rsidR="00787213" w:rsidRPr="005307E1" w:rsidRDefault="00787213" w:rsidP="00787213">
      <w:pPr>
        <w:pStyle w:val="Heading2"/>
        <w:rPr>
          <w:sz w:val="28"/>
          <w:szCs w:val="28"/>
        </w:rPr>
      </w:pPr>
      <w:r w:rsidRPr="005307E1">
        <w:rPr>
          <w:sz w:val="28"/>
          <w:szCs w:val="28"/>
        </w:rPr>
        <w:t xml:space="preserve">3. Get </w:t>
      </w:r>
      <w:proofErr w:type="spellStart"/>
      <w:r w:rsidRPr="005307E1">
        <w:rPr>
          <w:sz w:val="28"/>
          <w:szCs w:val="28"/>
        </w:rPr>
        <w:t>JDBCTemplate</w:t>
      </w:r>
      <w:proofErr w:type="spellEnd"/>
      <w:r w:rsidRPr="005307E1">
        <w:rPr>
          <w:sz w:val="28"/>
          <w:szCs w:val="28"/>
        </w:rPr>
        <w:t xml:space="preserve"> object in your DAO with @</w:t>
      </w:r>
      <w:proofErr w:type="spellStart"/>
      <w:r w:rsidRPr="005307E1">
        <w:rPr>
          <w:sz w:val="28"/>
          <w:szCs w:val="28"/>
        </w:rPr>
        <w:t>Autowired</w:t>
      </w:r>
      <w:proofErr w:type="spellEnd"/>
      <w:r w:rsidRPr="005307E1">
        <w:rPr>
          <w:sz w:val="28"/>
          <w:szCs w:val="28"/>
        </w:rPr>
        <w:t xml:space="preserve"> annotation</w:t>
      </w:r>
    </w:p>
    <w:p w:rsidR="00787213" w:rsidRPr="005307E1" w:rsidRDefault="00787213" w:rsidP="00787213">
      <w:pPr>
        <w:pStyle w:val="NormalWeb"/>
        <w:rPr>
          <w:sz w:val="28"/>
          <w:szCs w:val="28"/>
        </w:rPr>
      </w:pPr>
      <w:r w:rsidRPr="005307E1">
        <w:rPr>
          <w:sz w:val="28"/>
          <w:szCs w:val="28"/>
        </w:rPr>
        <w:t xml:space="preserve">Go to your DAO class and get the object of </w:t>
      </w:r>
      <w:proofErr w:type="spellStart"/>
      <w:r w:rsidRPr="005307E1">
        <w:rPr>
          <w:color w:val="993366"/>
          <w:sz w:val="28"/>
          <w:szCs w:val="28"/>
        </w:rPr>
        <w:t>JdbcTemplate</w:t>
      </w:r>
      <w:proofErr w:type="spellEnd"/>
      <w:r w:rsidRPr="005307E1">
        <w:rPr>
          <w:sz w:val="28"/>
          <w:szCs w:val="28"/>
        </w:rPr>
        <w:t xml:space="preserve"> by @</w:t>
      </w:r>
      <w:proofErr w:type="spellStart"/>
      <w:r w:rsidRPr="005307E1">
        <w:rPr>
          <w:sz w:val="28"/>
          <w:szCs w:val="28"/>
        </w:rPr>
        <w:t>Autowired</w:t>
      </w:r>
      <w:proofErr w:type="spellEnd"/>
      <w:r w:rsidRPr="005307E1">
        <w:rPr>
          <w:sz w:val="28"/>
          <w:szCs w:val="28"/>
        </w:rPr>
        <w:t xml:space="preserve"> annotation and use it. Spring Boot will automatically get the </w:t>
      </w:r>
      <w:proofErr w:type="spellStart"/>
      <w:r w:rsidRPr="005307E1">
        <w:rPr>
          <w:sz w:val="28"/>
          <w:szCs w:val="28"/>
        </w:rPr>
        <w:t>datasource</w:t>
      </w:r>
      <w:proofErr w:type="spellEnd"/>
      <w:r w:rsidRPr="005307E1">
        <w:rPr>
          <w:sz w:val="28"/>
          <w:szCs w:val="28"/>
        </w:rPr>
        <w:t xml:space="preserve"> details from </w:t>
      </w:r>
      <w:proofErr w:type="spellStart"/>
      <w:r w:rsidRPr="005307E1">
        <w:rPr>
          <w:color w:val="99CC00"/>
          <w:sz w:val="28"/>
          <w:szCs w:val="28"/>
        </w:rPr>
        <w:t>application</w:t>
      </w:r>
      <w:r w:rsidRPr="005307E1">
        <w:rPr>
          <w:sz w:val="28"/>
          <w:szCs w:val="28"/>
        </w:rPr>
        <w:t>.propeties</w:t>
      </w:r>
      <w:proofErr w:type="spellEnd"/>
      <w:r w:rsidRPr="005307E1">
        <w:rPr>
          <w:sz w:val="28"/>
          <w:szCs w:val="28"/>
        </w:rPr>
        <w:t xml:space="preserve"> and injects to </w:t>
      </w:r>
      <w:proofErr w:type="spellStart"/>
      <w:r w:rsidRPr="005307E1">
        <w:rPr>
          <w:sz w:val="28"/>
          <w:szCs w:val="28"/>
        </w:rPr>
        <w:t>jdbcTemplate</w:t>
      </w:r>
      <w:proofErr w:type="spellEnd"/>
      <w:r w:rsidRPr="005307E1">
        <w:rPr>
          <w:sz w:val="28"/>
          <w:szCs w:val="28"/>
        </w:rPr>
        <w:t xml:space="preserve"> object while auto wiring.</w:t>
      </w:r>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w:t>
      </w:r>
      <w:proofErr w:type="spellStart"/>
      <w:r w:rsidRPr="005307E1">
        <w:rPr>
          <w:rFonts w:ascii="Courier New" w:eastAsia="Times New Roman" w:hAnsi="Courier New" w:cs="Courier New"/>
          <w:sz w:val="28"/>
          <w:szCs w:val="28"/>
        </w:rPr>
        <w:t>Autowired</w:t>
      </w:r>
      <w:proofErr w:type="spellEnd"/>
    </w:p>
    <w:p w:rsidR="00787213" w:rsidRPr="005307E1" w:rsidRDefault="00787213" w:rsidP="0078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roofErr w:type="gramStart"/>
      <w:r w:rsidRPr="005307E1">
        <w:rPr>
          <w:rFonts w:ascii="Courier New" w:eastAsia="Times New Roman" w:hAnsi="Courier New" w:cs="Courier New"/>
          <w:sz w:val="28"/>
          <w:szCs w:val="28"/>
        </w:rPr>
        <w:t>private</w:t>
      </w:r>
      <w:proofErr w:type="gramEnd"/>
      <w:r w:rsidRPr="005307E1">
        <w:rPr>
          <w:rFonts w:ascii="Courier New" w:eastAsia="Times New Roman" w:hAnsi="Courier New" w:cs="Courier New"/>
          <w:sz w:val="28"/>
          <w:szCs w:val="28"/>
        </w:rPr>
        <w:t xml:space="preserve"> </w:t>
      </w:r>
      <w:proofErr w:type="spellStart"/>
      <w:r w:rsidRPr="005307E1">
        <w:rPr>
          <w:rFonts w:ascii="Courier New" w:eastAsia="Times New Roman" w:hAnsi="Courier New" w:cs="Courier New"/>
          <w:sz w:val="28"/>
          <w:szCs w:val="28"/>
        </w:rPr>
        <w:t>JdbcTemplate</w:t>
      </w:r>
      <w:proofErr w:type="spellEnd"/>
      <w:r w:rsidRPr="005307E1">
        <w:rPr>
          <w:rFonts w:ascii="Courier New" w:eastAsia="Times New Roman" w:hAnsi="Courier New" w:cs="Courier New"/>
          <w:sz w:val="28"/>
          <w:szCs w:val="28"/>
        </w:rPr>
        <w:t xml:space="preserve"> </w:t>
      </w:r>
      <w:proofErr w:type="spellStart"/>
      <w:r w:rsidRPr="005307E1">
        <w:rPr>
          <w:rFonts w:ascii="Courier New" w:eastAsia="Times New Roman" w:hAnsi="Courier New" w:cs="Courier New"/>
          <w:sz w:val="28"/>
          <w:szCs w:val="28"/>
        </w:rPr>
        <w:t>jdbcTemplate</w:t>
      </w:r>
      <w:proofErr w:type="spellEnd"/>
      <w:r w:rsidRPr="005307E1">
        <w:rPr>
          <w:rFonts w:ascii="Courier New" w:eastAsia="Times New Roman" w:hAnsi="Courier New" w:cs="Courier New"/>
          <w:sz w:val="28"/>
          <w:szCs w:val="28"/>
        </w:rPr>
        <w:t>;</w:t>
      </w:r>
    </w:p>
    <w:p w:rsidR="00787213" w:rsidRPr="005307E1" w:rsidRDefault="00787213" w:rsidP="004035B7">
      <w:pPr>
        <w:rPr>
          <w:sz w:val="28"/>
          <w:szCs w:val="28"/>
        </w:rPr>
      </w:pPr>
    </w:p>
    <w:p w:rsidR="00787213" w:rsidRPr="005307E1" w:rsidRDefault="00787213" w:rsidP="00787213">
      <w:pPr>
        <w:spacing w:before="100" w:beforeAutospacing="1" w:after="100" w:afterAutospacing="1" w:line="240" w:lineRule="auto"/>
        <w:outlineLvl w:val="1"/>
        <w:rPr>
          <w:rFonts w:ascii="Times New Roman" w:eastAsia="Times New Roman" w:hAnsi="Times New Roman" w:cs="Times New Roman"/>
          <w:b/>
          <w:bCs/>
          <w:sz w:val="28"/>
          <w:szCs w:val="28"/>
        </w:rPr>
      </w:pPr>
      <w:r w:rsidRPr="005307E1">
        <w:rPr>
          <w:rFonts w:ascii="Times New Roman" w:eastAsia="Times New Roman" w:hAnsi="Times New Roman" w:cs="Times New Roman"/>
          <w:b/>
          <w:bCs/>
          <w:sz w:val="28"/>
          <w:szCs w:val="28"/>
        </w:rPr>
        <w:t>Required files</w:t>
      </w:r>
    </w:p>
    <w:p w:rsidR="00787213" w:rsidRPr="005307E1" w:rsidRDefault="00787213" w:rsidP="00787213">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pom.xml</w:t>
      </w:r>
    </w:p>
    <w:p w:rsidR="00787213" w:rsidRPr="005307E1" w:rsidRDefault="00787213" w:rsidP="00787213">
      <w:pPr>
        <w:spacing w:before="100" w:beforeAutospacing="1" w:after="100" w:afterAutospacing="1" w:line="240" w:lineRule="auto"/>
        <w:ind w:left="720"/>
        <w:rPr>
          <w:rFonts w:ascii="Times New Roman" w:eastAsia="Times New Roman" w:hAnsi="Times New Roman" w:cs="Times New Roman"/>
          <w:sz w:val="28"/>
          <w:szCs w:val="28"/>
        </w:rPr>
      </w:pPr>
      <w:r w:rsidRPr="005307E1">
        <w:rPr>
          <w:noProof/>
          <w:sz w:val="28"/>
          <w:szCs w:val="28"/>
        </w:rPr>
        <w:lastRenderedPageBreak/>
        <w:drawing>
          <wp:inline distT="0" distB="0" distL="0" distR="0" wp14:anchorId="18270B37" wp14:editId="2CE5F8B3">
            <wp:extent cx="5943600" cy="47980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798060"/>
                    </a:xfrm>
                    <a:prstGeom prst="rect">
                      <a:avLst/>
                    </a:prstGeom>
                  </pic:spPr>
                </pic:pic>
              </a:graphicData>
            </a:graphic>
          </wp:inline>
        </w:drawing>
      </w:r>
    </w:p>
    <w:p w:rsidR="00787213" w:rsidRPr="005307E1" w:rsidRDefault="00787213" w:rsidP="00787213">
      <w:pPr>
        <w:spacing w:before="100" w:beforeAutospacing="1" w:after="100" w:afterAutospacing="1" w:line="240" w:lineRule="auto"/>
        <w:ind w:left="720"/>
        <w:rPr>
          <w:rFonts w:ascii="Times New Roman" w:eastAsia="Times New Roman" w:hAnsi="Times New Roman" w:cs="Times New Roman"/>
          <w:sz w:val="28"/>
          <w:szCs w:val="28"/>
        </w:rPr>
      </w:pPr>
    </w:p>
    <w:p w:rsidR="00787213" w:rsidRPr="005307E1" w:rsidRDefault="00787213" w:rsidP="00787213">
      <w:pPr>
        <w:numPr>
          <w:ilvl w:val="0"/>
          <w:numId w:val="5"/>
        </w:numPr>
        <w:spacing w:before="100" w:beforeAutospacing="1" w:after="100" w:afterAutospacing="1" w:line="240" w:lineRule="auto"/>
        <w:rPr>
          <w:rFonts w:ascii="Times New Roman" w:eastAsia="Times New Roman" w:hAnsi="Times New Roman" w:cs="Times New Roman"/>
          <w:b/>
          <w:sz w:val="28"/>
          <w:szCs w:val="28"/>
        </w:rPr>
      </w:pPr>
      <w:r w:rsidRPr="005307E1">
        <w:rPr>
          <w:rFonts w:ascii="Times New Roman" w:eastAsia="Times New Roman" w:hAnsi="Times New Roman" w:cs="Times New Roman"/>
          <w:b/>
          <w:sz w:val="28"/>
          <w:szCs w:val="28"/>
        </w:rPr>
        <w:t>SpringBootApp.java</w:t>
      </w:r>
    </w:p>
    <w:p w:rsidR="00787213" w:rsidRPr="005307E1" w:rsidRDefault="00787213" w:rsidP="00787213">
      <w:pPr>
        <w:spacing w:before="100" w:beforeAutospacing="1" w:after="100" w:afterAutospacing="1" w:line="240" w:lineRule="auto"/>
        <w:ind w:left="720"/>
        <w:rPr>
          <w:rFonts w:ascii="Times New Roman" w:eastAsia="Times New Roman" w:hAnsi="Times New Roman" w:cs="Times New Roman"/>
          <w:sz w:val="28"/>
          <w:szCs w:val="28"/>
        </w:rPr>
      </w:pPr>
      <w:r w:rsidRPr="005307E1">
        <w:rPr>
          <w:noProof/>
          <w:sz w:val="28"/>
          <w:szCs w:val="28"/>
        </w:rPr>
        <w:drawing>
          <wp:inline distT="0" distB="0" distL="0" distR="0" wp14:anchorId="0D82BBF4" wp14:editId="6B7139B5">
            <wp:extent cx="5943600" cy="1924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924685"/>
                    </a:xfrm>
                    <a:prstGeom prst="rect">
                      <a:avLst/>
                    </a:prstGeom>
                  </pic:spPr>
                </pic:pic>
              </a:graphicData>
            </a:graphic>
          </wp:inline>
        </w:drawing>
      </w:r>
    </w:p>
    <w:p w:rsidR="00E44960" w:rsidRPr="005307E1" w:rsidRDefault="00E44960" w:rsidP="00787213">
      <w:pPr>
        <w:spacing w:before="100" w:beforeAutospacing="1" w:after="100" w:afterAutospacing="1" w:line="240" w:lineRule="auto"/>
        <w:ind w:left="720"/>
        <w:rPr>
          <w:rFonts w:ascii="Times New Roman" w:eastAsia="Times New Roman" w:hAnsi="Times New Roman" w:cs="Times New Roman"/>
          <w:b/>
          <w:sz w:val="28"/>
          <w:szCs w:val="28"/>
        </w:rPr>
      </w:pPr>
      <w:r w:rsidRPr="005307E1">
        <w:rPr>
          <w:noProof/>
          <w:sz w:val="28"/>
          <w:szCs w:val="28"/>
        </w:rPr>
        <w:lastRenderedPageBreak/>
        <w:drawing>
          <wp:inline distT="0" distB="0" distL="0" distR="0" wp14:anchorId="71BFCC30" wp14:editId="66093BF4">
            <wp:extent cx="5943600" cy="42208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220845"/>
                    </a:xfrm>
                    <a:prstGeom prst="rect">
                      <a:avLst/>
                    </a:prstGeom>
                  </pic:spPr>
                </pic:pic>
              </a:graphicData>
            </a:graphic>
          </wp:inline>
        </w:drawing>
      </w:r>
    </w:p>
    <w:p w:rsidR="00787213" w:rsidRPr="005307E1" w:rsidRDefault="00787213" w:rsidP="00787213">
      <w:pPr>
        <w:numPr>
          <w:ilvl w:val="0"/>
          <w:numId w:val="5"/>
        </w:numPr>
        <w:spacing w:before="100" w:beforeAutospacing="1" w:after="100" w:afterAutospacing="1" w:line="240" w:lineRule="auto"/>
        <w:rPr>
          <w:rFonts w:ascii="Times New Roman" w:eastAsia="Times New Roman" w:hAnsi="Times New Roman" w:cs="Times New Roman"/>
          <w:b/>
          <w:sz w:val="28"/>
          <w:szCs w:val="28"/>
        </w:rPr>
      </w:pPr>
      <w:r w:rsidRPr="005307E1">
        <w:rPr>
          <w:rFonts w:ascii="Times New Roman" w:eastAsia="Times New Roman" w:hAnsi="Times New Roman" w:cs="Times New Roman"/>
          <w:b/>
          <w:sz w:val="28"/>
          <w:szCs w:val="28"/>
        </w:rPr>
        <w:t>SpringJava4sDAO.java</w:t>
      </w:r>
    </w:p>
    <w:p w:rsidR="00E44960" w:rsidRPr="005307E1" w:rsidRDefault="00E44960" w:rsidP="00E44960">
      <w:pPr>
        <w:spacing w:before="100" w:beforeAutospacing="1" w:after="100" w:afterAutospacing="1" w:line="240" w:lineRule="auto"/>
        <w:ind w:left="720"/>
        <w:rPr>
          <w:rFonts w:ascii="Times New Roman" w:eastAsia="Times New Roman" w:hAnsi="Times New Roman" w:cs="Times New Roman"/>
          <w:sz w:val="28"/>
          <w:szCs w:val="28"/>
        </w:rPr>
      </w:pPr>
      <w:r w:rsidRPr="005307E1">
        <w:rPr>
          <w:noProof/>
          <w:sz w:val="28"/>
          <w:szCs w:val="28"/>
        </w:rPr>
        <w:lastRenderedPageBreak/>
        <w:drawing>
          <wp:inline distT="0" distB="0" distL="0" distR="0" wp14:anchorId="0B4DFCD9" wp14:editId="49E9D850">
            <wp:extent cx="5943600" cy="59347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934710"/>
                    </a:xfrm>
                    <a:prstGeom prst="rect">
                      <a:avLst/>
                    </a:prstGeom>
                  </pic:spPr>
                </pic:pic>
              </a:graphicData>
            </a:graphic>
          </wp:inline>
        </w:drawing>
      </w:r>
    </w:p>
    <w:p w:rsidR="00787213" w:rsidRPr="005307E1" w:rsidRDefault="00787213" w:rsidP="00E44960">
      <w:pPr>
        <w:spacing w:before="100" w:beforeAutospacing="1" w:after="100" w:afterAutospacing="1" w:line="240" w:lineRule="auto"/>
        <w:ind w:left="720"/>
        <w:rPr>
          <w:rFonts w:ascii="Times New Roman" w:eastAsia="Times New Roman" w:hAnsi="Times New Roman" w:cs="Times New Roman"/>
          <w:b/>
          <w:sz w:val="28"/>
          <w:szCs w:val="28"/>
        </w:rPr>
      </w:pPr>
      <w:r w:rsidRPr="005307E1">
        <w:rPr>
          <w:rFonts w:ascii="Times New Roman" w:eastAsia="Times New Roman" w:hAnsi="Times New Roman" w:cs="Times New Roman"/>
          <w:b/>
          <w:sz w:val="28"/>
          <w:szCs w:val="28"/>
        </w:rPr>
        <w:t>Customer.java</w:t>
      </w:r>
    </w:p>
    <w:p w:rsidR="00E44960" w:rsidRPr="005307E1" w:rsidRDefault="00E44960" w:rsidP="00E44960">
      <w:pPr>
        <w:spacing w:before="100" w:beforeAutospacing="1" w:after="100" w:afterAutospacing="1" w:line="240" w:lineRule="auto"/>
        <w:ind w:left="720"/>
        <w:rPr>
          <w:rFonts w:ascii="Times New Roman" w:eastAsia="Times New Roman" w:hAnsi="Times New Roman" w:cs="Times New Roman"/>
          <w:sz w:val="28"/>
          <w:szCs w:val="28"/>
        </w:rPr>
      </w:pPr>
      <w:r w:rsidRPr="005307E1">
        <w:rPr>
          <w:noProof/>
          <w:sz w:val="28"/>
          <w:szCs w:val="28"/>
        </w:rPr>
        <w:lastRenderedPageBreak/>
        <w:drawing>
          <wp:inline distT="0" distB="0" distL="0" distR="0" wp14:anchorId="2B1C59D8" wp14:editId="79AF72B4">
            <wp:extent cx="5915025" cy="6267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15025" cy="6267450"/>
                    </a:xfrm>
                    <a:prstGeom prst="rect">
                      <a:avLst/>
                    </a:prstGeom>
                  </pic:spPr>
                </pic:pic>
              </a:graphicData>
            </a:graphic>
          </wp:inline>
        </w:drawing>
      </w:r>
    </w:p>
    <w:p w:rsidR="00787213" w:rsidRPr="005307E1" w:rsidRDefault="00E44960" w:rsidP="00E44960">
      <w:pPr>
        <w:spacing w:before="100" w:beforeAutospacing="1" w:after="100" w:afterAutospacing="1" w:line="240" w:lineRule="auto"/>
        <w:ind w:left="720"/>
        <w:rPr>
          <w:rFonts w:ascii="Times New Roman" w:eastAsia="Times New Roman" w:hAnsi="Times New Roman" w:cs="Times New Roman"/>
          <w:b/>
          <w:sz w:val="28"/>
          <w:szCs w:val="28"/>
        </w:rPr>
      </w:pPr>
      <w:proofErr w:type="spellStart"/>
      <w:proofErr w:type="gramStart"/>
      <w:r w:rsidRPr="005307E1">
        <w:rPr>
          <w:rFonts w:ascii="Times New Roman" w:eastAsia="Times New Roman" w:hAnsi="Times New Roman" w:cs="Times New Roman"/>
          <w:b/>
          <w:sz w:val="28"/>
          <w:szCs w:val="28"/>
        </w:rPr>
        <w:t>application.propeties</w:t>
      </w:r>
      <w:proofErr w:type="spellEnd"/>
      <w:r w:rsidRPr="005307E1">
        <w:rPr>
          <w:rFonts w:ascii="Times New Roman" w:eastAsia="Times New Roman" w:hAnsi="Times New Roman" w:cs="Times New Roman"/>
          <w:b/>
          <w:sz w:val="28"/>
          <w:szCs w:val="28"/>
        </w:rPr>
        <w:t xml:space="preserve"> :</w:t>
      </w:r>
      <w:proofErr w:type="gramEnd"/>
    </w:p>
    <w:p w:rsidR="00E44960" w:rsidRPr="005307E1" w:rsidRDefault="00E44960" w:rsidP="00E44960">
      <w:pPr>
        <w:spacing w:before="100" w:beforeAutospacing="1" w:after="100" w:afterAutospacing="1" w:line="240" w:lineRule="auto"/>
        <w:ind w:left="720"/>
        <w:rPr>
          <w:rFonts w:ascii="Times New Roman" w:eastAsia="Times New Roman" w:hAnsi="Times New Roman" w:cs="Times New Roman"/>
          <w:b/>
          <w:sz w:val="28"/>
          <w:szCs w:val="28"/>
        </w:rPr>
      </w:pPr>
      <w:r w:rsidRPr="005307E1">
        <w:rPr>
          <w:noProof/>
          <w:sz w:val="28"/>
          <w:szCs w:val="28"/>
        </w:rPr>
        <w:lastRenderedPageBreak/>
        <w:drawing>
          <wp:inline distT="0" distB="0" distL="0" distR="0" wp14:anchorId="5AD06F48" wp14:editId="0949FBCB">
            <wp:extent cx="5943600" cy="5488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488305"/>
                    </a:xfrm>
                    <a:prstGeom prst="rect">
                      <a:avLst/>
                    </a:prstGeom>
                  </pic:spPr>
                </pic:pic>
              </a:graphicData>
            </a:graphic>
          </wp:inline>
        </w:drawing>
      </w:r>
    </w:p>
    <w:p w:rsidR="00E44960" w:rsidRPr="005307E1" w:rsidRDefault="00E44960" w:rsidP="00E44960">
      <w:pPr>
        <w:pStyle w:val="Heading1"/>
      </w:pPr>
      <w:r w:rsidRPr="005307E1">
        <w:t xml:space="preserve">Spring Boot JDBC + MySQL – How to Configure Multiple </w:t>
      </w:r>
      <w:proofErr w:type="spellStart"/>
      <w:proofErr w:type="gramStart"/>
      <w:r w:rsidRPr="005307E1">
        <w:t>DataSource</w:t>
      </w:r>
      <w:proofErr w:type="spellEnd"/>
      <w:r w:rsidR="009E208C" w:rsidRPr="005307E1">
        <w:t xml:space="preserve"> :</w:t>
      </w:r>
      <w:proofErr w:type="gramEnd"/>
    </w:p>
    <w:p w:rsidR="00BD1C0A" w:rsidRPr="005307E1" w:rsidRDefault="00BD1C0A" w:rsidP="00BD1C0A">
      <w:pPr>
        <w:rPr>
          <w:sz w:val="28"/>
          <w:szCs w:val="28"/>
        </w:rPr>
      </w:pPr>
      <w:r w:rsidRPr="005307E1">
        <w:rPr>
          <w:sz w:val="28"/>
          <w:szCs w:val="28"/>
        </w:rPr>
        <w:t xml:space="preserve">I will show you how to configure </w:t>
      </w:r>
      <w:r w:rsidRPr="005307E1">
        <w:rPr>
          <w:color w:val="99CC00"/>
          <w:sz w:val="28"/>
          <w:szCs w:val="28"/>
        </w:rPr>
        <w:t>multiple</w:t>
      </w:r>
      <w:r w:rsidRPr="005307E1">
        <w:rPr>
          <w:sz w:val="28"/>
          <w:szCs w:val="28"/>
        </w:rPr>
        <w:t xml:space="preserve"> </w:t>
      </w:r>
      <w:proofErr w:type="spellStart"/>
      <w:r w:rsidRPr="005307E1">
        <w:rPr>
          <w:sz w:val="28"/>
          <w:szCs w:val="28"/>
        </w:rPr>
        <w:t>datasources</w:t>
      </w:r>
      <w:proofErr w:type="spellEnd"/>
      <w:r w:rsidRPr="005307E1">
        <w:rPr>
          <w:sz w:val="28"/>
          <w:szCs w:val="28"/>
        </w:rPr>
        <w:t xml:space="preserve"> in spring boot application. Unlike </w:t>
      </w:r>
      <w:r w:rsidRPr="005307E1">
        <w:rPr>
          <w:color w:val="3366FF"/>
          <w:sz w:val="28"/>
          <w:szCs w:val="28"/>
        </w:rPr>
        <w:t>single</w:t>
      </w:r>
      <w:r w:rsidRPr="005307E1">
        <w:rPr>
          <w:sz w:val="28"/>
          <w:szCs w:val="28"/>
        </w:rPr>
        <w:t xml:space="preserve"> </w:t>
      </w:r>
      <w:proofErr w:type="spellStart"/>
      <w:r w:rsidRPr="005307E1">
        <w:rPr>
          <w:sz w:val="28"/>
          <w:szCs w:val="28"/>
        </w:rPr>
        <w:t>datasource</w:t>
      </w:r>
      <w:proofErr w:type="spellEnd"/>
      <w:r w:rsidRPr="005307E1">
        <w:rPr>
          <w:sz w:val="28"/>
          <w:szCs w:val="28"/>
        </w:rPr>
        <w:t>, in order to create multiple </w:t>
      </w:r>
      <w:proofErr w:type="spellStart"/>
      <w:r w:rsidRPr="005307E1">
        <w:rPr>
          <w:sz w:val="28"/>
          <w:szCs w:val="28"/>
        </w:rPr>
        <w:t>datasources</w:t>
      </w:r>
      <w:proofErr w:type="spellEnd"/>
      <w:r w:rsidRPr="005307E1">
        <w:rPr>
          <w:sz w:val="28"/>
          <w:szCs w:val="28"/>
        </w:rPr>
        <w:t xml:space="preserve"> we may need to write little configuration,</w:t>
      </w:r>
    </w:p>
    <w:p w:rsidR="00BD1C0A" w:rsidRPr="005307E1" w:rsidRDefault="00056911" w:rsidP="00BD1C0A">
      <w:pPr>
        <w:rPr>
          <w:sz w:val="28"/>
          <w:szCs w:val="28"/>
        </w:rPr>
      </w:pPr>
      <w:bookmarkStart w:id="4" w:name="_GoBack"/>
      <w:r w:rsidRPr="005307E1">
        <w:rPr>
          <w:noProof/>
          <w:sz w:val="28"/>
          <w:szCs w:val="28"/>
        </w:rPr>
        <w:lastRenderedPageBreak/>
        <w:drawing>
          <wp:inline distT="0" distB="0" distL="0" distR="0" wp14:anchorId="764D5E07" wp14:editId="111D3718">
            <wp:extent cx="6446593" cy="3857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453506" cy="3861762"/>
                    </a:xfrm>
                    <a:prstGeom prst="rect">
                      <a:avLst/>
                    </a:prstGeom>
                  </pic:spPr>
                </pic:pic>
              </a:graphicData>
            </a:graphic>
          </wp:inline>
        </w:drawing>
      </w:r>
      <w:bookmarkEnd w:id="4"/>
    </w:p>
    <w:p w:rsidR="00056911" w:rsidRPr="005307E1" w:rsidRDefault="00056911" w:rsidP="00BD1C0A">
      <w:pPr>
        <w:rPr>
          <w:sz w:val="28"/>
          <w:szCs w:val="28"/>
        </w:rPr>
      </w:pPr>
      <w:r w:rsidRPr="005307E1">
        <w:rPr>
          <w:noProof/>
          <w:sz w:val="28"/>
          <w:szCs w:val="28"/>
        </w:rPr>
        <w:lastRenderedPageBreak/>
        <w:drawing>
          <wp:inline distT="0" distB="0" distL="0" distR="0" wp14:anchorId="28D753A2" wp14:editId="67B0455E">
            <wp:extent cx="5943600" cy="5134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134610"/>
                    </a:xfrm>
                    <a:prstGeom prst="rect">
                      <a:avLst/>
                    </a:prstGeom>
                  </pic:spPr>
                </pic:pic>
              </a:graphicData>
            </a:graphic>
          </wp:inline>
        </w:drawing>
      </w:r>
    </w:p>
    <w:p w:rsidR="00056911" w:rsidRPr="005307E1" w:rsidRDefault="00056911" w:rsidP="00BD1C0A">
      <w:pPr>
        <w:rPr>
          <w:b/>
          <w:sz w:val="28"/>
          <w:szCs w:val="28"/>
        </w:rPr>
      </w:pPr>
      <w:r w:rsidRPr="005307E1">
        <w:rPr>
          <w:b/>
          <w:sz w:val="28"/>
          <w:szCs w:val="28"/>
        </w:rPr>
        <w:t>SpringJava4sConfig.java</w:t>
      </w:r>
    </w:p>
    <w:p w:rsidR="009E208C" w:rsidRPr="005307E1" w:rsidRDefault="00056911" w:rsidP="009E208C">
      <w:pPr>
        <w:rPr>
          <w:sz w:val="28"/>
          <w:szCs w:val="28"/>
        </w:rPr>
      </w:pPr>
      <w:r w:rsidRPr="005307E1">
        <w:rPr>
          <w:noProof/>
          <w:sz w:val="28"/>
          <w:szCs w:val="28"/>
        </w:rPr>
        <w:lastRenderedPageBreak/>
        <w:drawing>
          <wp:inline distT="0" distB="0" distL="0" distR="0" wp14:anchorId="706206FB" wp14:editId="7BB2B13C">
            <wp:extent cx="5943600" cy="5313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5313045"/>
                    </a:xfrm>
                    <a:prstGeom prst="rect">
                      <a:avLst/>
                    </a:prstGeom>
                  </pic:spPr>
                </pic:pic>
              </a:graphicData>
            </a:graphic>
          </wp:inline>
        </w:drawing>
      </w:r>
    </w:p>
    <w:p w:rsidR="00056911" w:rsidRPr="005307E1" w:rsidRDefault="00056911" w:rsidP="009E208C">
      <w:pPr>
        <w:rPr>
          <w:sz w:val="28"/>
          <w:szCs w:val="28"/>
        </w:rPr>
      </w:pPr>
      <w:r w:rsidRPr="005307E1">
        <w:rPr>
          <w:noProof/>
          <w:sz w:val="28"/>
          <w:szCs w:val="28"/>
        </w:rPr>
        <w:lastRenderedPageBreak/>
        <w:drawing>
          <wp:inline distT="0" distB="0" distL="0" distR="0" wp14:anchorId="114633ED" wp14:editId="4D42B894">
            <wp:extent cx="5943600" cy="4973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973955"/>
                    </a:xfrm>
                    <a:prstGeom prst="rect">
                      <a:avLst/>
                    </a:prstGeom>
                  </pic:spPr>
                </pic:pic>
              </a:graphicData>
            </a:graphic>
          </wp:inline>
        </w:drawing>
      </w:r>
    </w:p>
    <w:p w:rsidR="00056911" w:rsidRPr="005307E1" w:rsidRDefault="00056911" w:rsidP="009E208C">
      <w:pPr>
        <w:rPr>
          <w:sz w:val="28"/>
          <w:szCs w:val="28"/>
        </w:rPr>
      </w:pPr>
      <w:r w:rsidRPr="005307E1">
        <w:rPr>
          <w:noProof/>
          <w:sz w:val="28"/>
          <w:szCs w:val="28"/>
        </w:rPr>
        <w:lastRenderedPageBreak/>
        <w:drawing>
          <wp:inline distT="0" distB="0" distL="0" distR="0" wp14:anchorId="13AFE96C" wp14:editId="5E9A9E0A">
            <wp:extent cx="5943600" cy="4501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501515"/>
                    </a:xfrm>
                    <a:prstGeom prst="rect">
                      <a:avLst/>
                    </a:prstGeom>
                  </pic:spPr>
                </pic:pic>
              </a:graphicData>
            </a:graphic>
          </wp:inline>
        </w:drawing>
      </w:r>
      <w:r w:rsidRPr="005307E1">
        <w:rPr>
          <w:noProof/>
          <w:sz w:val="28"/>
          <w:szCs w:val="28"/>
        </w:rPr>
        <w:lastRenderedPageBreak/>
        <w:drawing>
          <wp:inline distT="0" distB="0" distL="0" distR="0" wp14:anchorId="6CADBC3F" wp14:editId="601BBC30">
            <wp:extent cx="5943600" cy="4694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694555"/>
                    </a:xfrm>
                    <a:prstGeom prst="rect">
                      <a:avLst/>
                    </a:prstGeom>
                  </pic:spPr>
                </pic:pic>
              </a:graphicData>
            </a:graphic>
          </wp:inline>
        </w:drawing>
      </w:r>
    </w:p>
    <w:p w:rsidR="00056911" w:rsidRPr="005307E1" w:rsidRDefault="00056911" w:rsidP="009E208C">
      <w:pPr>
        <w:rPr>
          <w:sz w:val="28"/>
          <w:szCs w:val="28"/>
        </w:rPr>
      </w:pPr>
      <w:r w:rsidRPr="005307E1">
        <w:rPr>
          <w:noProof/>
          <w:sz w:val="28"/>
          <w:szCs w:val="28"/>
        </w:rPr>
        <w:lastRenderedPageBreak/>
        <w:drawing>
          <wp:inline distT="0" distB="0" distL="0" distR="0" wp14:anchorId="230F6EA8" wp14:editId="2214E81E">
            <wp:extent cx="5943600" cy="4823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823460"/>
                    </a:xfrm>
                    <a:prstGeom prst="rect">
                      <a:avLst/>
                    </a:prstGeom>
                  </pic:spPr>
                </pic:pic>
              </a:graphicData>
            </a:graphic>
          </wp:inline>
        </w:drawing>
      </w:r>
    </w:p>
    <w:p w:rsidR="00056911" w:rsidRPr="005307E1" w:rsidRDefault="00056911" w:rsidP="00056911">
      <w:pPr>
        <w:pStyle w:val="Heading2"/>
        <w:rPr>
          <w:sz w:val="28"/>
          <w:szCs w:val="28"/>
        </w:rPr>
      </w:pPr>
      <w:r w:rsidRPr="005307E1">
        <w:rPr>
          <w:sz w:val="28"/>
          <w:szCs w:val="28"/>
        </w:rPr>
        <w:t>Output:</w:t>
      </w:r>
    </w:p>
    <w:p w:rsidR="00056911" w:rsidRPr="005307E1" w:rsidRDefault="00056911" w:rsidP="00056911">
      <w:pPr>
        <w:pStyle w:val="NormalWeb"/>
        <w:rPr>
          <w:sz w:val="28"/>
          <w:szCs w:val="28"/>
        </w:rPr>
      </w:pPr>
      <w:r w:rsidRPr="005307E1">
        <w:rPr>
          <w:sz w:val="28"/>
          <w:szCs w:val="28"/>
        </w:rPr>
        <w:t xml:space="preserve">If you run the app and hit the URL (this will use </w:t>
      </w:r>
      <w:r w:rsidRPr="005307E1">
        <w:rPr>
          <w:color w:val="99CC00"/>
          <w:sz w:val="28"/>
          <w:szCs w:val="28"/>
        </w:rPr>
        <w:t>test</w:t>
      </w:r>
      <w:r w:rsidRPr="005307E1">
        <w:rPr>
          <w:sz w:val="28"/>
          <w:szCs w:val="28"/>
        </w:rPr>
        <w:t xml:space="preserve"> database</w:t>
      </w:r>
      <w:proofErr w:type="gramStart"/>
      <w:r w:rsidRPr="005307E1">
        <w:rPr>
          <w:sz w:val="28"/>
          <w:szCs w:val="28"/>
        </w:rPr>
        <w:t>) :</w:t>
      </w:r>
      <w:proofErr w:type="gramEnd"/>
      <w:r w:rsidRPr="005307E1">
        <w:rPr>
          <w:sz w:val="28"/>
          <w:szCs w:val="28"/>
        </w:rPr>
        <w:t> </w:t>
      </w:r>
      <w:r w:rsidRPr="005307E1">
        <w:rPr>
          <w:rStyle w:val="Emphasis"/>
          <w:color w:val="0000FF"/>
          <w:sz w:val="28"/>
          <w:szCs w:val="28"/>
        </w:rPr>
        <w:t>http://localhost:8080/springbootds/getcustInfo</w:t>
      </w:r>
    </w:p>
    <w:p w:rsidR="00056911" w:rsidRPr="005307E1" w:rsidRDefault="00056911" w:rsidP="009E208C">
      <w:pPr>
        <w:rPr>
          <w:sz w:val="28"/>
          <w:szCs w:val="28"/>
        </w:rPr>
      </w:pPr>
      <w:r w:rsidRPr="005307E1">
        <w:rPr>
          <w:noProof/>
          <w:sz w:val="28"/>
          <w:szCs w:val="28"/>
        </w:rPr>
        <w:lastRenderedPageBreak/>
        <w:drawing>
          <wp:inline distT="0" distB="0" distL="0" distR="0" wp14:anchorId="17198C82" wp14:editId="4A302740">
            <wp:extent cx="5943600" cy="5008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5008245"/>
                    </a:xfrm>
                    <a:prstGeom prst="rect">
                      <a:avLst/>
                    </a:prstGeom>
                  </pic:spPr>
                </pic:pic>
              </a:graphicData>
            </a:graphic>
          </wp:inline>
        </w:drawing>
      </w:r>
    </w:p>
    <w:p w:rsidR="00B968A6" w:rsidRPr="005307E1" w:rsidRDefault="00B968A6" w:rsidP="00B968A6">
      <w:pPr>
        <w:pStyle w:val="Heading1"/>
      </w:pPr>
      <w:r w:rsidRPr="005307E1">
        <w:t>How to Deploy Spring Boot Applications on External Tomcat Server</w:t>
      </w:r>
    </w:p>
    <w:p w:rsidR="00B968A6" w:rsidRPr="005307E1" w:rsidRDefault="00B968A6" w:rsidP="009E208C">
      <w:pPr>
        <w:rPr>
          <w:sz w:val="28"/>
          <w:szCs w:val="28"/>
        </w:rPr>
      </w:pPr>
      <w:r w:rsidRPr="005307E1">
        <w:rPr>
          <w:sz w:val="28"/>
          <w:szCs w:val="28"/>
        </w:rPr>
        <w:t xml:space="preserve">Generally in the </w:t>
      </w:r>
      <w:r w:rsidRPr="005307E1">
        <w:rPr>
          <w:color w:val="E00777"/>
          <w:sz w:val="28"/>
          <w:szCs w:val="28"/>
        </w:rPr>
        <w:t>real-time</w:t>
      </w:r>
      <w:r w:rsidRPr="005307E1">
        <w:rPr>
          <w:sz w:val="28"/>
          <w:szCs w:val="28"/>
        </w:rPr>
        <w:t xml:space="preserve"> projects we </w:t>
      </w:r>
      <w:proofErr w:type="spellStart"/>
      <w:proofErr w:type="gramStart"/>
      <w:r w:rsidRPr="005307E1">
        <w:rPr>
          <w:sz w:val="28"/>
          <w:szCs w:val="28"/>
        </w:rPr>
        <w:t>wont</w:t>
      </w:r>
      <w:proofErr w:type="spellEnd"/>
      <w:proofErr w:type="gramEnd"/>
      <w:r w:rsidRPr="005307E1">
        <w:rPr>
          <w:sz w:val="28"/>
          <w:szCs w:val="28"/>
        </w:rPr>
        <w:t xml:space="preserve"> use inbuilt servers provided by the frameworks because of many reasons like </w:t>
      </w:r>
      <w:r w:rsidRPr="005307E1">
        <w:rPr>
          <w:color w:val="FF0000"/>
          <w:sz w:val="28"/>
          <w:szCs w:val="28"/>
        </w:rPr>
        <w:t>security</w:t>
      </w:r>
      <w:r w:rsidRPr="005307E1">
        <w:rPr>
          <w:sz w:val="28"/>
          <w:szCs w:val="28"/>
        </w:rPr>
        <w:t xml:space="preserve">, </w:t>
      </w:r>
      <w:r w:rsidRPr="005307E1">
        <w:rPr>
          <w:color w:val="2663D4"/>
          <w:sz w:val="28"/>
          <w:szCs w:val="28"/>
        </w:rPr>
        <w:t>maintenance</w:t>
      </w:r>
      <w:r w:rsidRPr="005307E1">
        <w:rPr>
          <w:sz w:val="28"/>
          <w:szCs w:val="28"/>
        </w:rPr>
        <w:t xml:space="preserve"> and control. So in this article I will show you how can we deploy the spring boot applications on external servers (in this tutorial I am going to consider the external server as Tomcat).</w:t>
      </w:r>
    </w:p>
    <w:p w:rsidR="00B968A6" w:rsidRPr="005307E1" w:rsidRDefault="00B968A6" w:rsidP="00B968A6">
      <w:p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 xml:space="preserve">Just do these changes to your spring boot application which you want to deploy it on to external tomcat </w:t>
      </w:r>
      <w:proofErr w:type="gramStart"/>
      <w:r w:rsidRPr="005307E1">
        <w:rPr>
          <w:rFonts w:ascii="Times New Roman" w:eastAsia="Times New Roman" w:hAnsi="Times New Roman" w:cs="Times New Roman"/>
          <w:sz w:val="28"/>
          <w:szCs w:val="28"/>
        </w:rPr>
        <w:t>server.</w:t>
      </w:r>
      <w:proofErr w:type="gramEnd"/>
    </w:p>
    <w:p w:rsidR="00B968A6" w:rsidRPr="005307E1" w:rsidRDefault="00B968A6" w:rsidP="00B968A6">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color w:val="FF9900"/>
          <w:sz w:val="28"/>
          <w:szCs w:val="28"/>
        </w:rPr>
        <w:t>pom.xml</w:t>
      </w:r>
      <w:r w:rsidRPr="005307E1">
        <w:rPr>
          <w:rFonts w:ascii="Times New Roman" w:eastAsia="Times New Roman" w:hAnsi="Times New Roman" w:cs="Times New Roman"/>
          <w:sz w:val="28"/>
          <w:szCs w:val="28"/>
        </w:rPr>
        <w:t xml:space="preserve">, add dependency and packaging to </w:t>
      </w:r>
      <w:r w:rsidRPr="005307E1">
        <w:rPr>
          <w:rFonts w:ascii="Times New Roman" w:eastAsia="Times New Roman" w:hAnsi="Times New Roman" w:cs="Times New Roman"/>
          <w:color w:val="2663D4"/>
          <w:sz w:val="28"/>
          <w:szCs w:val="28"/>
        </w:rPr>
        <w:t>war</w:t>
      </w:r>
    </w:p>
    <w:p w:rsidR="00B968A6" w:rsidRPr="005307E1" w:rsidRDefault="00B968A6" w:rsidP="00B968A6">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Extend your main class with </w:t>
      </w:r>
      <w:proofErr w:type="spellStart"/>
      <w:r w:rsidRPr="005307E1">
        <w:rPr>
          <w:rFonts w:ascii="Times New Roman" w:eastAsia="Times New Roman" w:hAnsi="Times New Roman" w:cs="Times New Roman"/>
          <w:color w:val="1727D4"/>
          <w:sz w:val="28"/>
          <w:szCs w:val="28"/>
        </w:rPr>
        <w:t>SpringBootServletInitializer</w:t>
      </w:r>
      <w:proofErr w:type="spellEnd"/>
      <w:r w:rsidRPr="005307E1">
        <w:rPr>
          <w:rFonts w:ascii="Times New Roman" w:eastAsia="Times New Roman" w:hAnsi="Times New Roman" w:cs="Times New Roman"/>
          <w:sz w:val="28"/>
          <w:szCs w:val="28"/>
        </w:rPr>
        <w:t xml:space="preserve"> and override its </w:t>
      </w:r>
      <w:r w:rsidRPr="005307E1">
        <w:rPr>
          <w:rFonts w:ascii="Times New Roman" w:eastAsia="Times New Roman" w:hAnsi="Times New Roman" w:cs="Times New Roman"/>
          <w:i/>
          <w:iCs/>
          <w:sz w:val="28"/>
          <w:szCs w:val="28"/>
        </w:rPr>
        <w:t>configure</w:t>
      </w:r>
      <w:r w:rsidRPr="005307E1">
        <w:rPr>
          <w:rFonts w:ascii="Times New Roman" w:eastAsia="Times New Roman" w:hAnsi="Times New Roman" w:cs="Times New Roman"/>
          <w:sz w:val="28"/>
          <w:szCs w:val="28"/>
        </w:rPr>
        <w:t xml:space="preserve"> method</w:t>
      </w:r>
    </w:p>
    <w:p w:rsidR="00B968A6" w:rsidRPr="005307E1" w:rsidRDefault="00B968A6" w:rsidP="00B968A6">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lastRenderedPageBreak/>
        <w:t xml:space="preserve">Generate </w:t>
      </w:r>
      <w:r w:rsidRPr="005307E1">
        <w:rPr>
          <w:rFonts w:ascii="Times New Roman" w:eastAsia="Times New Roman" w:hAnsi="Times New Roman" w:cs="Times New Roman"/>
          <w:color w:val="339966"/>
          <w:sz w:val="28"/>
          <w:szCs w:val="28"/>
        </w:rPr>
        <w:t xml:space="preserve">WAR </w:t>
      </w:r>
      <w:r w:rsidRPr="005307E1">
        <w:rPr>
          <w:rFonts w:ascii="Times New Roman" w:eastAsia="Times New Roman" w:hAnsi="Times New Roman" w:cs="Times New Roman"/>
          <w:sz w:val="28"/>
          <w:szCs w:val="28"/>
        </w:rPr>
        <w:t>and deploy into the external server</w:t>
      </w:r>
    </w:p>
    <w:p w:rsidR="00B968A6" w:rsidRPr="005307E1" w:rsidRDefault="00B968A6" w:rsidP="009E208C">
      <w:pPr>
        <w:rPr>
          <w:sz w:val="28"/>
          <w:szCs w:val="28"/>
        </w:rPr>
      </w:pPr>
      <w:r w:rsidRPr="005307E1">
        <w:rPr>
          <w:noProof/>
          <w:sz w:val="28"/>
          <w:szCs w:val="28"/>
        </w:rPr>
        <w:drawing>
          <wp:inline distT="0" distB="0" distL="0" distR="0" wp14:anchorId="345E9BCA" wp14:editId="2C8B708C">
            <wp:extent cx="5943600" cy="2037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037715"/>
                    </a:xfrm>
                    <a:prstGeom prst="rect">
                      <a:avLst/>
                    </a:prstGeom>
                  </pic:spPr>
                </pic:pic>
              </a:graphicData>
            </a:graphic>
          </wp:inline>
        </w:drawing>
      </w:r>
    </w:p>
    <w:p w:rsidR="00B968A6" w:rsidRPr="005307E1" w:rsidRDefault="00B968A6" w:rsidP="009E208C">
      <w:pPr>
        <w:rPr>
          <w:sz w:val="28"/>
          <w:szCs w:val="28"/>
        </w:rPr>
      </w:pPr>
      <w:r w:rsidRPr="005307E1">
        <w:rPr>
          <w:noProof/>
          <w:sz w:val="28"/>
          <w:szCs w:val="28"/>
        </w:rPr>
        <w:drawing>
          <wp:inline distT="0" distB="0" distL="0" distR="0" wp14:anchorId="7C696E5E" wp14:editId="73BBFF3C">
            <wp:extent cx="5943600" cy="3433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33445"/>
                    </a:xfrm>
                    <a:prstGeom prst="rect">
                      <a:avLst/>
                    </a:prstGeom>
                  </pic:spPr>
                </pic:pic>
              </a:graphicData>
            </a:graphic>
          </wp:inline>
        </w:drawing>
      </w:r>
    </w:p>
    <w:p w:rsidR="00B968A6" w:rsidRPr="005307E1" w:rsidRDefault="00B968A6" w:rsidP="009E208C">
      <w:pPr>
        <w:rPr>
          <w:sz w:val="28"/>
          <w:szCs w:val="28"/>
        </w:rPr>
      </w:pPr>
      <w:r w:rsidRPr="005307E1">
        <w:rPr>
          <w:noProof/>
          <w:sz w:val="28"/>
          <w:szCs w:val="28"/>
        </w:rPr>
        <w:lastRenderedPageBreak/>
        <w:drawing>
          <wp:inline distT="0" distB="0" distL="0" distR="0" wp14:anchorId="0E3BA101" wp14:editId="209C4EC0">
            <wp:extent cx="5943600" cy="35001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500120"/>
                    </a:xfrm>
                    <a:prstGeom prst="rect">
                      <a:avLst/>
                    </a:prstGeom>
                  </pic:spPr>
                </pic:pic>
              </a:graphicData>
            </a:graphic>
          </wp:inline>
        </w:drawing>
      </w:r>
    </w:p>
    <w:p w:rsidR="00B968A6" w:rsidRPr="005307E1" w:rsidRDefault="00B968A6" w:rsidP="009E208C">
      <w:pPr>
        <w:rPr>
          <w:sz w:val="28"/>
          <w:szCs w:val="28"/>
        </w:rPr>
      </w:pPr>
      <w:r w:rsidRPr="005307E1">
        <w:rPr>
          <w:noProof/>
          <w:sz w:val="28"/>
          <w:szCs w:val="28"/>
        </w:rPr>
        <w:drawing>
          <wp:inline distT="0" distB="0" distL="0" distR="0" wp14:anchorId="2785D5BF" wp14:editId="5465CA7D">
            <wp:extent cx="5943600" cy="32746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74695"/>
                    </a:xfrm>
                    <a:prstGeom prst="rect">
                      <a:avLst/>
                    </a:prstGeom>
                  </pic:spPr>
                </pic:pic>
              </a:graphicData>
            </a:graphic>
          </wp:inline>
        </w:drawing>
      </w:r>
    </w:p>
    <w:p w:rsidR="00B968A6" w:rsidRPr="005307E1" w:rsidRDefault="00B968A6" w:rsidP="00B968A6">
      <w:pPr>
        <w:pStyle w:val="Heading1"/>
      </w:pPr>
      <w:r w:rsidRPr="005307E1">
        <w:lastRenderedPageBreak/>
        <w:t xml:space="preserve">Spring Boot + Spring Security – </w:t>
      </w:r>
      <w:proofErr w:type="spellStart"/>
      <w:r w:rsidRPr="005307E1">
        <w:t>RESTful</w:t>
      </w:r>
      <w:proofErr w:type="spellEnd"/>
      <w:r w:rsidRPr="005307E1">
        <w:t xml:space="preserve"> Web Service with basic Authentication</w:t>
      </w:r>
    </w:p>
    <w:p w:rsidR="00B968A6" w:rsidRPr="005307E1" w:rsidRDefault="00B968A6" w:rsidP="009E208C">
      <w:pPr>
        <w:rPr>
          <w:sz w:val="28"/>
          <w:szCs w:val="28"/>
        </w:rPr>
      </w:pPr>
      <w:r w:rsidRPr="005307E1">
        <w:rPr>
          <w:sz w:val="28"/>
          <w:szCs w:val="28"/>
        </w:rPr>
        <w:t xml:space="preserve">I am going to explain you how to implement </w:t>
      </w:r>
      <w:r w:rsidRPr="005307E1">
        <w:rPr>
          <w:color w:val="008000"/>
          <w:sz w:val="28"/>
          <w:szCs w:val="28"/>
        </w:rPr>
        <w:t>basic</w:t>
      </w:r>
      <w:r w:rsidRPr="005307E1">
        <w:rPr>
          <w:sz w:val="28"/>
          <w:szCs w:val="28"/>
        </w:rPr>
        <w:t xml:space="preserve"> </w:t>
      </w:r>
      <w:r w:rsidRPr="005307E1">
        <w:rPr>
          <w:color w:val="99CC00"/>
          <w:sz w:val="28"/>
          <w:szCs w:val="28"/>
        </w:rPr>
        <w:t>authentication</w:t>
      </w:r>
      <w:r w:rsidRPr="005307E1">
        <w:rPr>
          <w:sz w:val="28"/>
          <w:szCs w:val="28"/>
        </w:rPr>
        <w:t xml:space="preserve"> for </w:t>
      </w:r>
      <w:proofErr w:type="spellStart"/>
      <w:r w:rsidRPr="005307E1">
        <w:rPr>
          <w:sz w:val="28"/>
          <w:szCs w:val="28"/>
        </w:rPr>
        <w:t>RESTful</w:t>
      </w:r>
      <w:proofErr w:type="spellEnd"/>
      <w:r w:rsidRPr="005307E1">
        <w:rPr>
          <w:sz w:val="28"/>
          <w:szCs w:val="28"/>
        </w:rPr>
        <w:t xml:space="preserve"> web services using </w:t>
      </w:r>
      <w:r w:rsidRPr="005307E1">
        <w:rPr>
          <w:color w:val="3366FF"/>
          <w:sz w:val="28"/>
          <w:szCs w:val="28"/>
        </w:rPr>
        <w:t>Spring Boot</w:t>
      </w:r>
      <w:r w:rsidRPr="005307E1">
        <w:rPr>
          <w:sz w:val="28"/>
          <w:szCs w:val="28"/>
        </w:rPr>
        <w:t xml:space="preserve"> and </w:t>
      </w:r>
      <w:r w:rsidRPr="005307E1">
        <w:rPr>
          <w:color w:val="333399"/>
          <w:sz w:val="28"/>
          <w:szCs w:val="28"/>
        </w:rPr>
        <w:t>Spring Security</w:t>
      </w:r>
      <w:r w:rsidRPr="005307E1">
        <w:rPr>
          <w:sz w:val="28"/>
          <w:szCs w:val="28"/>
        </w:rPr>
        <w:t>. We will need to create a java file with spring security</w:t>
      </w:r>
    </w:p>
    <w:p w:rsidR="00B968A6" w:rsidRPr="005307E1" w:rsidRDefault="00B968A6" w:rsidP="00B968A6">
      <w:pPr>
        <w:pStyle w:val="Heading2"/>
        <w:rPr>
          <w:sz w:val="28"/>
          <w:szCs w:val="28"/>
        </w:rPr>
      </w:pPr>
      <w:r w:rsidRPr="005307E1">
        <w:rPr>
          <w:sz w:val="28"/>
          <w:szCs w:val="28"/>
        </w:rPr>
        <w:t>Required Dependency</w:t>
      </w:r>
    </w:p>
    <w:p w:rsidR="00B968A6" w:rsidRPr="005307E1" w:rsidRDefault="00B968A6" w:rsidP="00B968A6">
      <w:pPr>
        <w:pStyle w:val="HTMLPreformatted"/>
        <w:rPr>
          <w:sz w:val="28"/>
          <w:szCs w:val="28"/>
        </w:rPr>
      </w:pPr>
      <w:r w:rsidRPr="005307E1">
        <w:rPr>
          <w:rStyle w:val="blue"/>
          <w:sz w:val="28"/>
          <w:szCs w:val="28"/>
        </w:rPr>
        <w:t>&lt;</w:t>
      </w:r>
      <w:proofErr w:type="gramStart"/>
      <w:r w:rsidRPr="005307E1">
        <w:rPr>
          <w:sz w:val="28"/>
          <w:szCs w:val="28"/>
        </w:rPr>
        <w:t>dependency</w:t>
      </w:r>
      <w:proofErr w:type="gramEnd"/>
      <w:r w:rsidRPr="005307E1">
        <w:rPr>
          <w:rStyle w:val="blue"/>
          <w:sz w:val="28"/>
          <w:szCs w:val="28"/>
        </w:rPr>
        <w:t>&gt;</w:t>
      </w:r>
    </w:p>
    <w:p w:rsidR="00B968A6" w:rsidRPr="005307E1" w:rsidRDefault="00B968A6" w:rsidP="00B968A6">
      <w:pPr>
        <w:pStyle w:val="HTMLPreformatted"/>
        <w:rPr>
          <w:sz w:val="28"/>
          <w:szCs w:val="28"/>
        </w:rPr>
      </w:pPr>
      <w:r w:rsidRPr="005307E1">
        <w:rPr>
          <w:sz w:val="28"/>
          <w:szCs w:val="28"/>
        </w:rPr>
        <w:t xml:space="preserve">    </w:t>
      </w:r>
      <w:r w:rsidRPr="005307E1">
        <w:rPr>
          <w:rStyle w:val="blue"/>
          <w:sz w:val="28"/>
          <w:szCs w:val="28"/>
        </w:rPr>
        <w:t>&lt;</w:t>
      </w:r>
      <w:proofErr w:type="spellStart"/>
      <w:r w:rsidRPr="005307E1">
        <w:rPr>
          <w:rStyle w:val="maven"/>
          <w:sz w:val="28"/>
          <w:szCs w:val="28"/>
        </w:rPr>
        <w:t>groupId</w:t>
      </w:r>
      <w:proofErr w:type="spellEnd"/>
      <w:r w:rsidRPr="005307E1">
        <w:rPr>
          <w:rStyle w:val="blue"/>
          <w:sz w:val="28"/>
          <w:szCs w:val="28"/>
        </w:rPr>
        <w:t>&gt;</w:t>
      </w:r>
      <w:proofErr w:type="spellStart"/>
      <w:r w:rsidRPr="005307E1">
        <w:rPr>
          <w:sz w:val="28"/>
          <w:szCs w:val="28"/>
        </w:rPr>
        <w:t>org.springframework.boot</w:t>
      </w:r>
      <w:proofErr w:type="spellEnd"/>
      <w:r w:rsidRPr="005307E1">
        <w:rPr>
          <w:rStyle w:val="blue"/>
          <w:sz w:val="28"/>
          <w:szCs w:val="28"/>
        </w:rPr>
        <w:t>&lt;</w:t>
      </w:r>
      <w:r w:rsidRPr="005307E1">
        <w:rPr>
          <w:sz w:val="28"/>
          <w:szCs w:val="28"/>
        </w:rPr>
        <w:t>/</w:t>
      </w:r>
      <w:proofErr w:type="spellStart"/>
      <w:r w:rsidRPr="005307E1">
        <w:rPr>
          <w:rStyle w:val="maven"/>
          <w:sz w:val="28"/>
          <w:szCs w:val="28"/>
        </w:rPr>
        <w:t>groupId</w:t>
      </w:r>
      <w:proofErr w:type="spellEnd"/>
      <w:r w:rsidRPr="005307E1">
        <w:rPr>
          <w:rStyle w:val="blue"/>
          <w:sz w:val="28"/>
          <w:szCs w:val="28"/>
        </w:rPr>
        <w:t>&gt;</w:t>
      </w:r>
    </w:p>
    <w:p w:rsidR="00B968A6" w:rsidRPr="005307E1" w:rsidRDefault="00B968A6" w:rsidP="00B968A6">
      <w:pPr>
        <w:pStyle w:val="HTMLPreformatted"/>
        <w:rPr>
          <w:sz w:val="28"/>
          <w:szCs w:val="28"/>
        </w:rPr>
      </w:pPr>
      <w:r w:rsidRPr="005307E1">
        <w:rPr>
          <w:sz w:val="28"/>
          <w:szCs w:val="28"/>
        </w:rPr>
        <w:t xml:space="preserve">    </w:t>
      </w:r>
      <w:r w:rsidRPr="005307E1">
        <w:rPr>
          <w:rStyle w:val="blue"/>
          <w:sz w:val="28"/>
          <w:szCs w:val="28"/>
        </w:rPr>
        <w:t>&lt;</w:t>
      </w:r>
      <w:proofErr w:type="spellStart"/>
      <w:proofErr w:type="gramStart"/>
      <w:r w:rsidRPr="005307E1">
        <w:rPr>
          <w:rStyle w:val="maven"/>
          <w:sz w:val="28"/>
          <w:szCs w:val="28"/>
        </w:rPr>
        <w:t>artifactId</w:t>
      </w:r>
      <w:proofErr w:type="spellEnd"/>
      <w:r w:rsidRPr="005307E1">
        <w:rPr>
          <w:rStyle w:val="blue"/>
          <w:sz w:val="28"/>
          <w:szCs w:val="28"/>
        </w:rPr>
        <w:t>&gt;</w:t>
      </w:r>
      <w:proofErr w:type="gramEnd"/>
      <w:r w:rsidRPr="005307E1">
        <w:rPr>
          <w:sz w:val="28"/>
          <w:szCs w:val="28"/>
        </w:rPr>
        <w:t>spring-boot-starter-security</w:t>
      </w:r>
      <w:r w:rsidRPr="005307E1">
        <w:rPr>
          <w:rStyle w:val="blue"/>
          <w:sz w:val="28"/>
          <w:szCs w:val="28"/>
        </w:rPr>
        <w:t>&lt;</w:t>
      </w:r>
      <w:r w:rsidRPr="005307E1">
        <w:rPr>
          <w:sz w:val="28"/>
          <w:szCs w:val="28"/>
        </w:rPr>
        <w:t>/</w:t>
      </w:r>
      <w:proofErr w:type="spellStart"/>
      <w:r w:rsidRPr="005307E1">
        <w:rPr>
          <w:rStyle w:val="maven"/>
          <w:sz w:val="28"/>
          <w:szCs w:val="28"/>
        </w:rPr>
        <w:t>artifactId</w:t>
      </w:r>
      <w:proofErr w:type="spellEnd"/>
      <w:r w:rsidRPr="005307E1">
        <w:rPr>
          <w:rStyle w:val="blue"/>
          <w:sz w:val="28"/>
          <w:szCs w:val="28"/>
        </w:rPr>
        <w:t>&gt;</w:t>
      </w:r>
    </w:p>
    <w:p w:rsidR="00B968A6" w:rsidRPr="005307E1" w:rsidRDefault="00B968A6" w:rsidP="00B968A6">
      <w:pPr>
        <w:pStyle w:val="HTMLPreformatted"/>
        <w:rPr>
          <w:sz w:val="28"/>
          <w:szCs w:val="28"/>
        </w:rPr>
      </w:pPr>
      <w:r w:rsidRPr="005307E1">
        <w:rPr>
          <w:rStyle w:val="blue"/>
          <w:sz w:val="28"/>
          <w:szCs w:val="28"/>
        </w:rPr>
        <w:t>&lt;</w:t>
      </w:r>
      <w:r w:rsidRPr="005307E1">
        <w:rPr>
          <w:sz w:val="28"/>
          <w:szCs w:val="28"/>
        </w:rPr>
        <w:t>/dependency</w:t>
      </w:r>
      <w:r w:rsidRPr="005307E1">
        <w:rPr>
          <w:rStyle w:val="blue"/>
          <w:sz w:val="28"/>
          <w:szCs w:val="28"/>
        </w:rPr>
        <w:t>&gt;</w:t>
      </w:r>
    </w:p>
    <w:p w:rsidR="00B968A6" w:rsidRPr="005307E1" w:rsidRDefault="00B968A6" w:rsidP="009E208C">
      <w:pPr>
        <w:rPr>
          <w:sz w:val="28"/>
          <w:szCs w:val="28"/>
        </w:rPr>
      </w:pPr>
    </w:p>
    <w:p w:rsidR="00817443" w:rsidRPr="005307E1" w:rsidRDefault="00817443" w:rsidP="009E208C">
      <w:pPr>
        <w:rPr>
          <w:sz w:val="28"/>
          <w:szCs w:val="28"/>
        </w:rPr>
      </w:pPr>
      <w:r w:rsidRPr="005307E1">
        <w:rPr>
          <w:noProof/>
          <w:sz w:val="28"/>
          <w:szCs w:val="28"/>
        </w:rPr>
        <w:drawing>
          <wp:inline distT="0" distB="0" distL="0" distR="0" wp14:anchorId="60160FE6" wp14:editId="496CD960">
            <wp:extent cx="5943600" cy="22999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99970"/>
                    </a:xfrm>
                    <a:prstGeom prst="rect">
                      <a:avLst/>
                    </a:prstGeom>
                  </pic:spPr>
                </pic:pic>
              </a:graphicData>
            </a:graphic>
          </wp:inline>
        </w:drawing>
      </w:r>
    </w:p>
    <w:p w:rsidR="00817443" w:rsidRPr="005307E1" w:rsidRDefault="00817443" w:rsidP="009E208C">
      <w:pPr>
        <w:rPr>
          <w:sz w:val="28"/>
          <w:szCs w:val="28"/>
        </w:rPr>
      </w:pPr>
      <w:r w:rsidRPr="005307E1">
        <w:rPr>
          <w:noProof/>
          <w:sz w:val="28"/>
          <w:szCs w:val="28"/>
        </w:rPr>
        <w:lastRenderedPageBreak/>
        <w:drawing>
          <wp:inline distT="0" distB="0" distL="0" distR="0" wp14:anchorId="6FDC0426" wp14:editId="6698228F">
            <wp:extent cx="5943600" cy="47796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779645"/>
                    </a:xfrm>
                    <a:prstGeom prst="rect">
                      <a:avLst/>
                    </a:prstGeom>
                  </pic:spPr>
                </pic:pic>
              </a:graphicData>
            </a:graphic>
          </wp:inline>
        </w:drawing>
      </w:r>
    </w:p>
    <w:p w:rsidR="00817443" w:rsidRPr="005307E1" w:rsidRDefault="00817443" w:rsidP="008174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5307E1">
        <w:rPr>
          <w:rFonts w:ascii="Courier New" w:eastAsia="Times New Roman" w:hAnsi="Courier New" w:cs="Courier New"/>
          <w:i/>
          <w:iCs/>
          <w:color w:val="808080"/>
          <w:sz w:val="28"/>
          <w:szCs w:val="28"/>
        </w:rPr>
        <w:t>// Authentication : set user/password details and mention the role</w:t>
      </w:r>
      <w:r w:rsidRPr="005307E1">
        <w:rPr>
          <w:rFonts w:ascii="Courier New" w:eastAsia="Times New Roman" w:hAnsi="Courier New" w:cs="Courier New"/>
          <w:i/>
          <w:iCs/>
          <w:color w:val="808080"/>
          <w:sz w:val="28"/>
          <w:szCs w:val="28"/>
        </w:rPr>
        <w:br/>
      </w:r>
      <w:r w:rsidRPr="005307E1">
        <w:rPr>
          <w:rFonts w:ascii="Courier New" w:eastAsia="Times New Roman" w:hAnsi="Courier New" w:cs="Courier New"/>
          <w:b/>
          <w:bCs/>
          <w:color w:val="000080"/>
          <w:sz w:val="28"/>
          <w:szCs w:val="28"/>
        </w:rPr>
        <w:t xml:space="preserve">protected void </w:t>
      </w:r>
      <w:r w:rsidRPr="005307E1">
        <w:rPr>
          <w:rFonts w:ascii="Courier New" w:eastAsia="Times New Roman" w:hAnsi="Courier New" w:cs="Courier New"/>
          <w:color w:val="000000"/>
          <w:sz w:val="28"/>
          <w:szCs w:val="28"/>
        </w:rPr>
        <w:t>configure(</w:t>
      </w:r>
      <w:proofErr w:type="spellStart"/>
      <w:r w:rsidRPr="005307E1">
        <w:rPr>
          <w:rFonts w:ascii="Courier New" w:eastAsia="Times New Roman" w:hAnsi="Courier New" w:cs="Courier New"/>
          <w:color w:val="000000"/>
          <w:sz w:val="28"/>
          <w:szCs w:val="28"/>
        </w:rPr>
        <w:t>AuthenticationManagerBuilder</w:t>
      </w:r>
      <w:proofErr w:type="spellEnd"/>
      <w:r w:rsidRPr="005307E1">
        <w:rPr>
          <w:rFonts w:ascii="Courier New" w:eastAsia="Times New Roman" w:hAnsi="Courier New" w:cs="Courier New"/>
          <w:color w:val="000000"/>
          <w:sz w:val="28"/>
          <w:szCs w:val="28"/>
        </w:rPr>
        <w:t xml:space="preserve"> </w:t>
      </w:r>
      <w:proofErr w:type="spellStart"/>
      <w:r w:rsidRPr="005307E1">
        <w:rPr>
          <w:rFonts w:ascii="Courier New" w:eastAsia="Times New Roman" w:hAnsi="Courier New" w:cs="Courier New"/>
          <w:color w:val="000000"/>
          <w:sz w:val="28"/>
          <w:szCs w:val="28"/>
        </w:rPr>
        <w:t>auth</w:t>
      </w:r>
      <w:proofErr w:type="spellEnd"/>
      <w:r w:rsidRPr="005307E1">
        <w:rPr>
          <w:rFonts w:ascii="Courier New" w:eastAsia="Times New Roman" w:hAnsi="Courier New" w:cs="Courier New"/>
          <w:color w:val="000000"/>
          <w:sz w:val="28"/>
          <w:szCs w:val="28"/>
        </w:rPr>
        <w:t xml:space="preserve">) </w:t>
      </w:r>
      <w:r w:rsidRPr="005307E1">
        <w:rPr>
          <w:rFonts w:ascii="Courier New" w:eastAsia="Times New Roman" w:hAnsi="Courier New" w:cs="Courier New"/>
          <w:b/>
          <w:bCs/>
          <w:color w:val="000080"/>
          <w:sz w:val="28"/>
          <w:szCs w:val="28"/>
        </w:rPr>
        <w:t xml:space="preserve">throws </w:t>
      </w:r>
      <w:r w:rsidRPr="005307E1">
        <w:rPr>
          <w:rFonts w:ascii="Courier New" w:eastAsia="Times New Roman" w:hAnsi="Courier New" w:cs="Courier New"/>
          <w:color w:val="000000"/>
          <w:sz w:val="28"/>
          <w:szCs w:val="28"/>
        </w:rPr>
        <w:t>Exception {</w:t>
      </w:r>
      <w:r w:rsidRPr="005307E1">
        <w:rPr>
          <w:rFonts w:ascii="Courier New" w:eastAsia="Times New Roman" w:hAnsi="Courier New" w:cs="Courier New"/>
          <w:color w:val="000000"/>
          <w:sz w:val="28"/>
          <w:szCs w:val="28"/>
        </w:rPr>
        <w:br/>
        <w:t xml:space="preserve">    auth.inMemoryAuthentication().passwordEncoder(org.springframework.security.crypto.password.NoOpPasswordEncoder.getInstance())</w:t>
      </w:r>
      <w:r w:rsidRPr="005307E1">
        <w:rPr>
          <w:rFonts w:ascii="Courier New" w:eastAsia="Times New Roman" w:hAnsi="Courier New" w:cs="Courier New"/>
          <w:color w:val="000000"/>
          <w:sz w:val="28"/>
          <w:szCs w:val="28"/>
        </w:rPr>
        <w:br/>
        <w:t xml:space="preserve">            .</w:t>
      </w:r>
      <w:proofErr w:type="spellStart"/>
      <w:r w:rsidRPr="005307E1">
        <w:rPr>
          <w:rFonts w:ascii="Courier New" w:eastAsia="Times New Roman" w:hAnsi="Courier New" w:cs="Courier New"/>
          <w:color w:val="000000"/>
          <w:sz w:val="28"/>
          <w:szCs w:val="28"/>
        </w:rPr>
        <w:t>withUser</w:t>
      </w:r>
      <w:proofErr w:type="spellEnd"/>
      <w:r w:rsidRPr="005307E1">
        <w:rPr>
          <w:rFonts w:ascii="Courier New" w:eastAsia="Times New Roman" w:hAnsi="Courier New" w:cs="Courier New"/>
          <w:color w:val="000000"/>
          <w:sz w:val="28"/>
          <w:szCs w:val="28"/>
        </w:rPr>
        <w:t>(</w:t>
      </w:r>
      <w:r w:rsidRPr="005307E1">
        <w:rPr>
          <w:rFonts w:ascii="Courier New" w:eastAsia="Times New Roman" w:hAnsi="Courier New" w:cs="Courier New"/>
          <w:b/>
          <w:bCs/>
          <w:color w:val="008000"/>
          <w:sz w:val="28"/>
          <w:szCs w:val="28"/>
        </w:rPr>
        <w:t>"user"</w:t>
      </w:r>
      <w:r w:rsidRPr="005307E1">
        <w:rPr>
          <w:rFonts w:ascii="Courier New" w:eastAsia="Times New Roman" w:hAnsi="Courier New" w:cs="Courier New"/>
          <w:color w:val="000000"/>
          <w:sz w:val="28"/>
          <w:szCs w:val="28"/>
        </w:rPr>
        <w:t>).password(</w:t>
      </w:r>
      <w:r w:rsidRPr="005307E1">
        <w:rPr>
          <w:rFonts w:ascii="Courier New" w:eastAsia="Times New Roman" w:hAnsi="Courier New" w:cs="Courier New"/>
          <w:b/>
          <w:bCs/>
          <w:color w:val="008000"/>
          <w:sz w:val="28"/>
          <w:szCs w:val="28"/>
        </w:rPr>
        <w:t>"pass"</w:t>
      </w:r>
      <w:r w:rsidRPr="005307E1">
        <w:rPr>
          <w:rFonts w:ascii="Courier New" w:eastAsia="Times New Roman" w:hAnsi="Courier New" w:cs="Courier New"/>
          <w:color w:val="000000"/>
          <w:sz w:val="28"/>
          <w:szCs w:val="28"/>
        </w:rPr>
        <w:t>).roles(</w:t>
      </w:r>
      <w:r w:rsidRPr="005307E1">
        <w:rPr>
          <w:rFonts w:ascii="Courier New" w:eastAsia="Times New Roman" w:hAnsi="Courier New" w:cs="Courier New"/>
          <w:b/>
          <w:bCs/>
          <w:color w:val="008000"/>
          <w:sz w:val="28"/>
          <w:szCs w:val="28"/>
        </w:rPr>
        <w:t>"USER"</w:t>
      </w:r>
      <w:r w:rsidRPr="005307E1">
        <w:rPr>
          <w:rFonts w:ascii="Courier New" w:eastAsia="Times New Roman" w:hAnsi="Courier New" w:cs="Courier New"/>
          <w:color w:val="000000"/>
          <w:sz w:val="28"/>
          <w:szCs w:val="28"/>
        </w:rPr>
        <w:t>)</w:t>
      </w:r>
      <w:r w:rsidRPr="005307E1">
        <w:rPr>
          <w:rFonts w:ascii="Courier New" w:eastAsia="Times New Roman" w:hAnsi="Courier New" w:cs="Courier New"/>
          <w:color w:val="000000"/>
          <w:sz w:val="28"/>
          <w:szCs w:val="28"/>
        </w:rPr>
        <w:br/>
        <w:t xml:space="preserve">            .and()</w:t>
      </w:r>
      <w:r w:rsidRPr="005307E1">
        <w:rPr>
          <w:rFonts w:ascii="Courier New" w:eastAsia="Times New Roman" w:hAnsi="Courier New" w:cs="Courier New"/>
          <w:color w:val="000000"/>
          <w:sz w:val="28"/>
          <w:szCs w:val="28"/>
        </w:rPr>
        <w:br/>
        <w:t xml:space="preserve">            .</w:t>
      </w:r>
      <w:proofErr w:type="spellStart"/>
      <w:r w:rsidRPr="005307E1">
        <w:rPr>
          <w:rFonts w:ascii="Courier New" w:eastAsia="Times New Roman" w:hAnsi="Courier New" w:cs="Courier New"/>
          <w:color w:val="000000"/>
          <w:sz w:val="28"/>
          <w:szCs w:val="28"/>
        </w:rPr>
        <w:t>withUser</w:t>
      </w:r>
      <w:proofErr w:type="spellEnd"/>
      <w:r w:rsidRPr="005307E1">
        <w:rPr>
          <w:rFonts w:ascii="Courier New" w:eastAsia="Times New Roman" w:hAnsi="Courier New" w:cs="Courier New"/>
          <w:color w:val="000000"/>
          <w:sz w:val="28"/>
          <w:szCs w:val="28"/>
        </w:rPr>
        <w:t>(</w:t>
      </w:r>
      <w:r w:rsidRPr="005307E1">
        <w:rPr>
          <w:rFonts w:ascii="Courier New" w:eastAsia="Times New Roman" w:hAnsi="Courier New" w:cs="Courier New"/>
          <w:b/>
          <w:bCs/>
          <w:color w:val="008000"/>
          <w:sz w:val="28"/>
          <w:szCs w:val="28"/>
        </w:rPr>
        <w:t>"admin"</w:t>
      </w:r>
      <w:r w:rsidRPr="005307E1">
        <w:rPr>
          <w:rFonts w:ascii="Courier New" w:eastAsia="Times New Roman" w:hAnsi="Courier New" w:cs="Courier New"/>
          <w:color w:val="000000"/>
          <w:sz w:val="28"/>
          <w:szCs w:val="28"/>
        </w:rPr>
        <w:t>).password(</w:t>
      </w:r>
      <w:r w:rsidRPr="005307E1">
        <w:rPr>
          <w:rFonts w:ascii="Courier New" w:eastAsia="Times New Roman" w:hAnsi="Courier New" w:cs="Courier New"/>
          <w:b/>
          <w:bCs/>
          <w:color w:val="008000"/>
          <w:sz w:val="28"/>
          <w:szCs w:val="28"/>
        </w:rPr>
        <w:t>"pass"</w:t>
      </w:r>
      <w:r w:rsidRPr="005307E1">
        <w:rPr>
          <w:rFonts w:ascii="Courier New" w:eastAsia="Times New Roman" w:hAnsi="Courier New" w:cs="Courier New"/>
          <w:color w:val="000000"/>
          <w:sz w:val="28"/>
          <w:szCs w:val="28"/>
        </w:rPr>
        <w:t>).roles(</w:t>
      </w:r>
      <w:r w:rsidRPr="005307E1">
        <w:rPr>
          <w:rFonts w:ascii="Courier New" w:eastAsia="Times New Roman" w:hAnsi="Courier New" w:cs="Courier New"/>
          <w:b/>
          <w:bCs/>
          <w:color w:val="008000"/>
          <w:sz w:val="28"/>
          <w:szCs w:val="28"/>
        </w:rPr>
        <w:t>"USER"</w:t>
      </w:r>
      <w:r w:rsidRPr="005307E1">
        <w:rPr>
          <w:rFonts w:ascii="Courier New" w:eastAsia="Times New Roman" w:hAnsi="Courier New" w:cs="Courier New"/>
          <w:color w:val="000000"/>
          <w:sz w:val="28"/>
          <w:szCs w:val="28"/>
        </w:rPr>
        <w:t xml:space="preserve">, </w:t>
      </w:r>
      <w:r w:rsidRPr="005307E1">
        <w:rPr>
          <w:rFonts w:ascii="Courier New" w:eastAsia="Times New Roman" w:hAnsi="Courier New" w:cs="Courier New"/>
          <w:b/>
          <w:bCs/>
          <w:color w:val="008000"/>
          <w:sz w:val="28"/>
          <w:szCs w:val="28"/>
        </w:rPr>
        <w:t>"ADMIN"</w:t>
      </w:r>
      <w:r w:rsidRPr="005307E1">
        <w:rPr>
          <w:rFonts w:ascii="Courier New" w:eastAsia="Times New Roman" w:hAnsi="Courier New" w:cs="Courier New"/>
          <w:color w:val="000000"/>
          <w:sz w:val="28"/>
          <w:szCs w:val="28"/>
        </w:rPr>
        <w:t>);</w:t>
      </w:r>
      <w:r w:rsidRPr="005307E1">
        <w:rPr>
          <w:rFonts w:ascii="Courier New" w:eastAsia="Times New Roman" w:hAnsi="Courier New" w:cs="Courier New"/>
          <w:color w:val="000000"/>
          <w:sz w:val="28"/>
          <w:szCs w:val="28"/>
        </w:rPr>
        <w:br/>
        <w:t>}</w:t>
      </w:r>
    </w:p>
    <w:p w:rsidR="00817443" w:rsidRPr="005307E1" w:rsidRDefault="00817443" w:rsidP="008174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p>
    <w:p w:rsidR="00817443" w:rsidRPr="005307E1" w:rsidRDefault="00817443" w:rsidP="008174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5307E1">
        <w:rPr>
          <w:noProof/>
          <w:sz w:val="28"/>
          <w:szCs w:val="28"/>
        </w:rPr>
        <w:lastRenderedPageBreak/>
        <w:drawing>
          <wp:inline distT="0" distB="0" distL="0" distR="0" wp14:anchorId="7572B26B" wp14:editId="4C33B758">
            <wp:extent cx="5943600" cy="3898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898900"/>
                    </a:xfrm>
                    <a:prstGeom prst="rect">
                      <a:avLst/>
                    </a:prstGeom>
                  </pic:spPr>
                </pic:pic>
              </a:graphicData>
            </a:graphic>
          </wp:inline>
        </w:drawing>
      </w:r>
    </w:p>
    <w:p w:rsidR="00817443" w:rsidRPr="005307E1" w:rsidRDefault="00817443" w:rsidP="008174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5307E1">
        <w:rPr>
          <w:noProof/>
          <w:sz w:val="28"/>
          <w:szCs w:val="28"/>
        </w:rPr>
        <w:drawing>
          <wp:inline distT="0" distB="0" distL="0" distR="0" wp14:anchorId="770D8A33" wp14:editId="5D7BC18F">
            <wp:extent cx="5943600" cy="43230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323080"/>
                    </a:xfrm>
                    <a:prstGeom prst="rect">
                      <a:avLst/>
                    </a:prstGeom>
                  </pic:spPr>
                </pic:pic>
              </a:graphicData>
            </a:graphic>
          </wp:inline>
        </w:drawing>
      </w:r>
    </w:p>
    <w:p w:rsidR="00817443" w:rsidRPr="005307E1" w:rsidRDefault="00817443" w:rsidP="00817443">
      <w:pPr>
        <w:pStyle w:val="Heading1"/>
      </w:pPr>
      <w:r w:rsidRPr="005307E1">
        <w:lastRenderedPageBreak/>
        <w:t xml:space="preserve">Spring Boot + Spring Security – </w:t>
      </w:r>
      <w:proofErr w:type="spellStart"/>
      <w:r w:rsidRPr="005307E1">
        <w:t>RESTful</w:t>
      </w:r>
      <w:proofErr w:type="spellEnd"/>
      <w:r w:rsidRPr="005307E1">
        <w:t xml:space="preserve"> Web Service with Database Authentication</w:t>
      </w:r>
    </w:p>
    <w:p w:rsidR="00817443" w:rsidRPr="005307E1" w:rsidRDefault="00817443" w:rsidP="008174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gramStart"/>
      <w:r w:rsidRPr="005307E1">
        <w:rPr>
          <w:sz w:val="28"/>
          <w:szCs w:val="28"/>
        </w:rPr>
        <w:t>describes</w:t>
      </w:r>
      <w:proofErr w:type="gramEnd"/>
      <w:r w:rsidRPr="005307E1">
        <w:rPr>
          <w:sz w:val="28"/>
          <w:szCs w:val="28"/>
        </w:rPr>
        <w:t xml:space="preserve"> how to </w:t>
      </w:r>
      <w:r w:rsidRPr="005307E1">
        <w:rPr>
          <w:color w:val="0000FF"/>
          <w:sz w:val="28"/>
          <w:szCs w:val="28"/>
        </w:rPr>
        <w:t>implement</w:t>
      </w:r>
      <w:r w:rsidRPr="005307E1">
        <w:rPr>
          <w:sz w:val="28"/>
          <w:szCs w:val="28"/>
        </w:rPr>
        <w:t xml:space="preserve"> database </w:t>
      </w:r>
      <w:r w:rsidRPr="005307E1">
        <w:rPr>
          <w:color w:val="D413BD"/>
          <w:sz w:val="28"/>
          <w:szCs w:val="28"/>
        </w:rPr>
        <w:t>authentication</w:t>
      </w:r>
      <w:r w:rsidRPr="005307E1">
        <w:rPr>
          <w:sz w:val="28"/>
          <w:szCs w:val="28"/>
        </w:rPr>
        <w:t xml:space="preserve"> for your </w:t>
      </w:r>
      <w:proofErr w:type="spellStart"/>
      <w:r w:rsidRPr="005307E1">
        <w:rPr>
          <w:sz w:val="28"/>
          <w:szCs w:val="28"/>
        </w:rPr>
        <w:t>RESTful</w:t>
      </w:r>
      <w:proofErr w:type="spellEnd"/>
      <w:r w:rsidRPr="005307E1">
        <w:rPr>
          <w:sz w:val="28"/>
          <w:szCs w:val="28"/>
        </w:rPr>
        <w:t xml:space="preserve"> web services using </w:t>
      </w:r>
      <w:r w:rsidRPr="005307E1">
        <w:rPr>
          <w:color w:val="99CC00"/>
          <w:sz w:val="28"/>
          <w:szCs w:val="28"/>
        </w:rPr>
        <w:t>Spring Boot</w:t>
      </w:r>
      <w:r w:rsidRPr="005307E1">
        <w:rPr>
          <w:sz w:val="28"/>
          <w:szCs w:val="28"/>
        </w:rPr>
        <w:t xml:space="preserve"> and </w:t>
      </w:r>
      <w:r w:rsidRPr="005307E1">
        <w:rPr>
          <w:color w:val="339966"/>
          <w:sz w:val="28"/>
          <w:szCs w:val="28"/>
        </w:rPr>
        <w:t>Spring Security</w:t>
      </w:r>
      <w:r w:rsidRPr="005307E1">
        <w:rPr>
          <w:sz w:val="28"/>
          <w:szCs w:val="28"/>
        </w:rPr>
        <w:t>. Let me start with the required dependencies</w:t>
      </w:r>
      <w:proofErr w:type="gramStart"/>
      <w:r w:rsidRPr="005307E1">
        <w:rPr>
          <w:sz w:val="28"/>
          <w:szCs w:val="28"/>
        </w:rPr>
        <w:t>..</w:t>
      </w:r>
      <w:proofErr w:type="gramEnd"/>
    </w:p>
    <w:p w:rsidR="00817443" w:rsidRPr="005307E1" w:rsidRDefault="00817443" w:rsidP="008174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5307E1">
        <w:rPr>
          <w:noProof/>
          <w:sz w:val="28"/>
          <w:szCs w:val="28"/>
        </w:rPr>
        <w:drawing>
          <wp:inline distT="0" distB="0" distL="0" distR="0" wp14:anchorId="6FBD6EAD" wp14:editId="514BD9FC">
            <wp:extent cx="5943600" cy="31978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197860"/>
                    </a:xfrm>
                    <a:prstGeom prst="rect">
                      <a:avLst/>
                    </a:prstGeom>
                  </pic:spPr>
                </pic:pic>
              </a:graphicData>
            </a:graphic>
          </wp:inline>
        </w:drawing>
      </w:r>
    </w:p>
    <w:p w:rsidR="00817443" w:rsidRPr="005307E1" w:rsidRDefault="00817443" w:rsidP="008174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p>
    <w:p w:rsidR="00817443" w:rsidRPr="005307E1" w:rsidRDefault="00817443" w:rsidP="008174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5307E1">
        <w:rPr>
          <w:noProof/>
          <w:sz w:val="28"/>
          <w:szCs w:val="28"/>
        </w:rPr>
        <w:lastRenderedPageBreak/>
        <w:drawing>
          <wp:inline distT="0" distB="0" distL="0" distR="0" wp14:anchorId="65F66B31" wp14:editId="397B1E0D">
            <wp:extent cx="5943600" cy="44507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450715"/>
                    </a:xfrm>
                    <a:prstGeom prst="rect">
                      <a:avLst/>
                    </a:prstGeom>
                  </pic:spPr>
                </pic:pic>
              </a:graphicData>
            </a:graphic>
          </wp:inline>
        </w:drawing>
      </w:r>
    </w:p>
    <w:p w:rsidR="00817443" w:rsidRPr="005307E1" w:rsidRDefault="00817443" w:rsidP="008174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5307E1">
        <w:rPr>
          <w:noProof/>
          <w:sz w:val="28"/>
          <w:szCs w:val="28"/>
        </w:rPr>
        <w:lastRenderedPageBreak/>
        <w:drawing>
          <wp:inline distT="0" distB="0" distL="0" distR="0" wp14:anchorId="433CBE1A" wp14:editId="0C55BC12">
            <wp:extent cx="5943600" cy="4308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308475"/>
                    </a:xfrm>
                    <a:prstGeom prst="rect">
                      <a:avLst/>
                    </a:prstGeom>
                  </pic:spPr>
                </pic:pic>
              </a:graphicData>
            </a:graphic>
          </wp:inline>
        </w:drawing>
      </w:r>
    </w:p>
    <w:p w:rsidR="00817443" w:rsidRPr="005307E1" w:rsidRDefault="00817443" w:rsidP="008174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p>
    <w:p w:rsidR="00817443" w:rsidRPr="005307E1" w:rsidRDefault="00817443" w:rsidP="008174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5307E1">
        <w:rPr>
          <w:noProof/>
          <w:sz w:val="28"/>
          <w:szCs w:val="28"/>
        </w:rPr>
        <w:drawing>
          <wp:inline distT="0" distB="0" distL="0" distR="0" wp14:anchorId="501CC319" wp14:editId="7A7577A3">
            <wp:extent cx="5943600" cy="284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844800"/>
                    </a:xfrm>
                    <a:prstGeom prst="rect">
                      <a:avLst/>
                    </a:prstGeom>
                  </pic:spPr>
                </pic:pic>
              </a:graphicData>
            </a:graphic>
          </wp:inline>
        </w:drawing>
      </w:r>
    </w:p>
    <w:p w:rsidR="00817443" w:rsidRPr="005307E1" w:rsidRDefault="00817443" w:rsidP="009E208C">
      <w:pPr>
        <w:rPr>
          <w:sz w:val="28"/>
          <w:szCs w:val="28"/>
        </w:rPr>
      </w:pPr>
    </w:p>
    <w:p w:rsidR="00725D5F" w:rsidRPr="005307E1" w:rsidRDefault="00725D5F" w:rsidP="009E208C">
      <w:pPr>
        <w:rPr>
          <w:sz w:val="28"/>
          <w:szCs w:val="28"/>
        </w:rPr>
      </w:pPr>
      <w:proofErr w:type="gramStart"/>
      <w:r w:rsidRPr="005307E1">
        <w:rPr>
          <w:sz w:val="28"/>
          <w:szCs w:val="28"/>
        </w:rPr>
        <w:t>Note :</w:t>
      </w:r>
      <w:proofErr w:type="gramEnd"/>
    </w:p>
    <w:p w:rsidR="00725D5F" w:rsidRPr="005307E1" w:rsidRDefault="00725D5F" w:rsidP="00725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roofErr w:type="gramStart"/>
      <w:r w:rsidRPr="005307E1">
        <w:rPr>
          <w:rFonts w:ascii="Courier New" w:eastAsia="Times New Roman" w:hAnsi="Courier New" w:cs="Courier New"/>
          <w:sz w:val="28"/>
          <w:szCs w:val="28"/>
        </w:rPr>
        <w:lastRenderedPageBreak/>
        <w:t>FYI.</w:t>
      </w:r>
      <w:proofErr w:type="gramEnd"/>
    </w:p>
    <w:p w:rsidR="00725D5F" w:rsidRPr="005307E1" w:rsidRDefault="00725D5F" w:rsidP="00725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725D5F" w:rsidRPr="005307E1" w:rsidRDefault="00725D5F" w:rsidP="00725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 xml:space="preserve">  </w:t>
      </w:r>
      <w:r w:rsidRPr="005307E1">
        <w:rPr>
          <w:rFonts w:ascii="Courier New" w:eastAsia="Times New Roman" w:hAnsi="Courier New" w:cs="Courier New"/>
          <w:sz w:val="28"/>
          <w:szCs w:val="28"/>
        </w:rPr>
        <w:tab/>
        <w:t>CREATE TABLE Users (</w:t>
      </w:r>
    </w:p>
    <w:p w:rsidR="00725D5F" w:rsidRPr="005307E1" w:rsidRDefault="00725D5F" w:rsidP="00725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ab/>
        <w:t xml:space="preserve">    </w:t>
      </w:r>
      <w:proofErr w:type="gramStart"/>
      <w:r w:rsidRPr="005307E1">
        <w:rPr>
          <w:rFonts w:ascii="Courier New" w:eastAsia="Times New Roman" w:hAnsi="Courier New" w:cs="Courier New"/>
          <w:sz w:val="28"/>
          <w:szCs w:val="28"/>
        </w:rPr>
        <w:t>id</w:t>
      </w:r>
      <w:proofErr w:type="gramEnd"/>
      <w:r w:rsidRPr="005307E1">
        <w:rPr>
          <w:rFonts w:ascii="Courier New" w:eastAsia="Times New Roman" w:hAnsi="Courier New" w:cs="Courier New"/>
          <w:sz w:val="28"/>
          <w:szCs w:val="28"/>
        </w:rPr>
        <w:t xml:space="preserve"> </w:t>
      </w:r>
      <w:proofErr w:type="spellStart"/>
      <w:r w:rsidRPr="005307E1">
        <w:rPr>
          <w:rFonts w:ascii="Courier New" w:eastAsia="Times New Roman" w:hAnsi="Courier New" w:cs="Courier New"/>
          <w:sz w:val="28"/>
          <w:szCs w:val="28"/>
        </w:rPr>
        <w:t>int</w:t>
      </w:r>
      <w:proofErr w:type="spellEnd"/>
      <w:r w:rsidRPr="005307E1">
        <w:rPr>
          <w:rFonts w:ascii="Courier New" w:eastAsia="Times New Roman" w:hAnsi="Courier New" w:cs="Courier New"/>
          <w:sz w:val="28"/>
          <w:szCs w:val="28"/>
        </w:rPr>
        <w:t>,</w:t>
      </w:r>
    </w:p>
    <w:p w:rsidR="00725D5F" w:rsidRPr="005307E1" w:rsidRDefault="00725D5F" w:rsidP="00725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ab/>
        <w:t xml:space="preserve">    </w:t>
      </w:r>
      <w:proofErr w:type="spellStart"/>
      <w:proofErr w:type="gramStart"/>
      <w:r w:rsidRPr="005307E1">
        <w:rPr>
          <w:rFonts w:ascii="Courier New" w:eastAsia="Times New Roman" w:hAnsi="Courier New" w:cs="Courier New"/>
          <w:sz w:val="28"/>
          <w:szCs w:val="28"/>
        </w:rPr>
        <w:t>userName</w:t>
      </w:r>
      <w:proofErr w:type="spellEnd"/>
      <w:proofErr w:type="gramEnd"/>
      <w:r w:rsidRPr="005307E1">
        <w:rPr>
          <w:rFonts w:ascii="Courier New" w:eastAsia="Times New Roman" w:hAnsi="Courier New" w:cs="Courier New"/>
          <w:sz w:val="28"/>
          <w:szCs w:val="28"/>
        </w:rPr>
        <w:t xml:space="preserve"> </w:t>
      </w:r>
      <w:proofErr w:type="spellStart"/>
      <w:r w:rsidRPr="005307E1">
        <w:rPr>
          <w:rFonts w:ascii="Courier New" w:eastAsia="Times New Roman" w:hAnsi="Courier New" w:cs="Courier New"/>
          <w:sz w:val="28"/>
          <w:szCs w:val="28"/>
        </w:rPr>
        <w:t>varchar</w:t>
      </w:r>
      <w:proofErr w:type="spellEnd"/>
      <w:r w:rsidRPr="005307E1">
        <w:rPr>
          <w:rFonts w:ascii="Courier New" w:eastAsia="Times New Roman" w:hAnsi="Courier New" w:cs="Courier New"/>
          <w:sz w:val="28"/>
          <w:szCs w:val="28"/>
        </w:rPr>
        <w:t>(255),</w:t>
      </w:r>
    </w:p>
    <w:p w:rsidR="00725D5F" w:rsidRPr="005307E1" w:rsidRDefault="00725D5F" w:rsidP="00725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ab/>
        <w:t xml:space="preserve">    </w:t>
      </w:r>
      <w:proofErr w:type="gramStart"/>
      <w:r w:rsidRPr="005307E1">
        <w:rPr>
          <w:rFonts w:ascii="Courier New" w:eastAsia="Times New Roman" w:hAnsi="Courier New" w:cs="Courier New"/>
          <w:sz w:val="28"/>
          <w:szCs w:val="28"/>
        </w:rPr>
        <w:t>email</w:t>
      </w:r>
      <w:proofErr w:type="gramEnd"/>
      <w:r w:rsidRPr="005307E1">
        <w:rPr>
          <w:rFonts w:ascii="Courier New" w:eastAsia="Times New Roman" w:hAnsi="Courier New" w:cs="Courier New"/>
          <w:sz w:val="28"/>
          <w:szCs w:val="28"/>
        </w:rPr>
        <w:t xml:space="preserve"> </w:t>
      </w:r>
      <w:proofErr w:type="spellStart"/>
      <w:r w:rsidRPr="005307E1">
        <w:rPr>
          <w:rFonts w:ascii="Courier New" w:eastAsia="Times New Roman" w:hAnsi="Courier New" w:cs="Courier New"/>
          <w:sz w:val="28"/>
          <w:szCs w:val="28"/>
        </w:rPr>
        <w:t>varchar</w:t>
      </w:r>
      <w:proofErr w:type="spellEnd"/>
      <w:r w:rsidRPr="005307E1">
        <w:rPr>
          <w:rFonts w:ascii="Courier New" w:eastAsia="Times New Roman" w:hAnsi="Courier New" w:cs="Courier New"/>
          <w:sz w:val="28"/>
          <w:szCs w:val="28"/>
        </w:rPr>
        <w:t>(255),</w:t>
      </w:r>
    </w:p>
    <w:p w:rsidR="00725D5F" w:rsidRPr="005307E1" w:rsidRDefault="00725D5F" w:rsidP="00725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ab/>
        <w:t xml:space="preserve">    </w:t>
      </w:r>
      <w:proofErr w:type="spellStart"/>
      <w:proofErr w:type="gramStart"/>
      <w:r w:rsidRPr="005307E1">
        <w:rPr>
          <w:rFonts w:ascii="Courier New" w:eastAsia="Times New Roman" w:hAnsi="Courier New" w:cs="Courier New"/>
          <w:sz w:val="28"/>
          <w:szCs w:val="28"/>
        </w:rPr>
        <w:t>userPassword</w:t>
      </w:r>
      <w:proofErr w:type="spellEnd"/>
      <w:proofErr w:type="gramEnd"/>
      <w:r w:rsidRPr="005307E1">
        <w:rPr>
          <w:rFonts w:ascii="Courier New" w:eastAsia="Times New Roman" w:hAnsi="Courier New" w:cs="Courier New"/>
          <w:sz w:val="28"/>
          <w:szCs w:val="28"/>
        </w:rPr>
        <w:t xml:space="preserve"> </w:t>
      </w:r>
      <w:proofErr w:type="spellStart"/>
      <w:r w:rsidRPr="005307E1">
        <w:rPr>
          <w:rFonts w:ascii="Courier New" w:eastAsia="Times New Roman" w:hAnsi="Courier New" w:cs="Courier New"/>
          <w:sz w:val="28"/>
          <w:szCs w:val="28"/>
        </w:rPr>
        <w:t>varchar</w:t>
      </w:r>
      <w:proofErr w:type="spellEnd"/>
      <w:r w:rsidRPr="005307E1">
        <w:rPr>
          <w:rFonts w:ascii="Courier New" w:eastAsia="Times New Roman" w:hAnsi="Courier New" w:cs="Courier New"/>
          <w:sz w:val="28"/>
          <w:szCs w:val="28"/>
        </w:rPr>
        <w:t>(255),</w:t>
      </w:r>
    </w:p>
    <w:p w:rsidR="00725D5F" w:rsidRPr="005307E1" w:rsidRDefault="00725D5F" w:rsidP="00725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ab/>
        <w:t xml:space="preserve">    </w:t>
      </w:r>
      <w:proofErr w:type="gramStart"/>
      <w:r w:rsidRPr="005307E1">
        <w:rPr>
          <w:rFonts w:ascii="Courier New" w:eastAsia="Times New Roman" w:hAnsi="Courier New" w:cs="Courier New"/>
          <w:sz w:val="28"/>
          <w:szCs w:val="28"/>
        </w:rPr>
        <w:t>role</w:t>
      </w:r>
      <w:proofErr w:type="gramEnd"/>
      <w:r w:rsidRPr="005307E1">
        <w:rPr>
          <w:rFonts w:ascii="Courier New" w:eastAsia="Times New Roman" w:hAnsi="Courier New" w:cs="Courier New"/>
          <w:sz w:val="28"/>
          <w:szCs w:val="28"/>
        </w:rPr>
        <w:t xml:space="preserve"> </w:t>
      </w:r>
      <w:proofErr w:type="spellStart"/>
      <w:r w:rsidRPr="005307E1">
        <w:rPr>
          <w:rFonts w:ascii="Courier New" w:eastAsia="Times New Roman" w:hAnsi="Courier New" w:cs="Courier New"/>
          <w:sz w:val="28"/>
          <w:szCs w:val="28"/>
        </w:rPr>
        <w:t>varchar</w:t>
      </w:r>
      <w:proofErr w:type="spellEnd"/>
      <w:r w:rsidRPr="005307E1">
        <w:rPr>
          <w:rFonts w:ascii="Courier New" w:eastAsia="Times New Roman" w:hAnsi="Courier New" w:cs="Courier New"/>
          <w:sz w:val="28"/>
          <w:szCs w:val="28"/>
        </w:rPr>
        <w:t>(10),</w:t>
      </w:r>
    </w:p>
    <w:p w:rsidR="00725D5F" w:rsidRPr="005307E1" w:rsidRDefault="00725D5F" w:rsidP="00725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ab/>
        <w:t xml:space="preserve">    </w:t>
      </w:r>
      <w:proofErr w:type="gramStart"/>
      <w:r w:rsidRPr="005307E1">
        <w:rPr>
          <w:rFonts w:ascii="Courier New" w:eastAsia="Times New Roman" w:hAnsi="Courier New" w:cs="Courier New"/>
          <w:sz w:val="28"/>
          <w:szCs w:val="28"/>
        </w:rPr>
        <w:t>created</w:t>
      </w:r>
      <w:proofErr w:type="gramEnd"/>
      <w:r w:rsidRPr="005307E1">
        <w:rPr>
          <w:rFonts w:ascii="Courier New" w:eastAsia="Times New Roman" w:hAnsi="Courier New" w:cs="Courier New"/>
          <w:sz w:val="28"/>
          <w:szCs w:val="28"/>
        </w:rPr>
        <w:t xml:space="preserve"> timestamp</w:t>
      </w:r>
    </w:p>
    <w:p w:rsidR="00725D5F" w:rsidRPr="005307E1" w:rsidRDefault="00725D5F" w:rsidP="00725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ab/>
        <w:t>);</w:t>
      </w:r>
    </w:p>
    <w:p w:rsidR="00725D5F" w:rsidRPr="005307E1" w:rsidRDefault="00725D5F" w:rsidP="00725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725D5F" w:rsidRPr="005307E1" w:rsidRDefault="00725D5F" w:rsidP="00725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ab/>
        <w:t xml:space="preserve">insert into users (id, </w:t>
      </w:r>
      <w:proofErr w:type="spellStart"/>
      <w:r w:rsidRPr="005307E1">
        <w:rPr>
          <w:rFonts w:ascii="Courier New" w:eastAsia="Times New Roman" w:hAnsi="Courier New" w:cs="Courier New"/>
          <w:sz w:val="28"/>
          <w:szCs w:val="28"/>
        </w:rPr>
        <w:t>userName</w:t>
      </w:r>
      <w:proofErr w:type="spellEnd"/>
      <w:r w:rsidRPr="005307E1">
        <w:rPr>
          <w:rFonts w:ascii="Courier New" w:eastAsia="Times New Roman" w:hAnsi="Courier New" w:cs="Courier New"/>
          <w:sz w:val="28"/>
          <w:szCs w:val="28"/>
        </w:rPr>
        <w:t xml:space="preserve">, email, </w:t>
      </w:r>
      <w:proofErr w:type="spellStart"/>
      <w:r w:rsidRPr="005307E1">
        <w:rPr>
          <w:rFonts w:ascii="Courier New" w:eastAsia="Times New Roman" w:hAnsi="Courier New" w:cs="Courier New"/>
          <w:sz w:val="28"/>
          <w:szCs w:val="28"/>
        </w:rPr>
        <w:t>userPassword</w:t>
      </w:r>
      <w:proofErr w:type="spellEnd"/>
      <w:r w:rsidRPr="005307E1">
        <w:rPr>
          <w:rFonts w:ascii="Courier New" w:eastAsia="Times New Roman" w:hAnsi="Courier New" w:cs="Courier New"/>
          <w:sz w:val="28"/>
          <w:szCs w:val="28"/>
        </w:rPr>
        <w:t>, role, created) values(1,'java4s', 'java4s@java4s.com', 'java4spassword','ADMIN', CURRENT_TIMESTAMP)</w:t>
      </w:r>
    </w:p>
    <w:p w:rsidR="00725D5F" w:rsidRPr="005307E1" w:rsidRDefault="00725D5F" w:rsidP="00725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5307E1">
        <w:rPr>
          <w:rFonts w:ascii="Courier New" w:eastAsia="Times New Roman" w:hAnsi="Courier New" w:cs="Courier New"/>
          <w:sz w:val="28"/>
          <w:szCs w:val="28"/>
        </w:rPr>
        <w:tab/>
        <w:t xml:space="preserve">insert into users (id, </w:t>
      </w:r>
      <w:proofErr w:type="spellStart"/>
      <w:r w:rsidRPr="005307E1">
        <w:rPr>
          <w:rFonts w:ascii="Courier New" w:eastAsia="Times New Roman" w:hAnsi="Courier New" w:cs="Courier New"/>
          <w:sz w:val="28"/>
          <w:szCs w:val="28"/>
        </w:rPr>
        <w:t>userName</w:t>
      </w:r>
      <w:proofErr w:type="spellEnd"/>
      <w:r w:rsidRPr="005307E1">
        <w:rPr>
          <w:rFonts w:ascii="Courier New" w:eastAsia="Times New Roman" w:hAnsi="Courier New" w:cs="Courier New"/>
          <w:sz w:val="28"/>
          <w:szCs w:val="28"/>
        </w:rPr>
        <w:t xml:space="preserve">, email, </w:t>
      </w:r>
      <w:proofErr w:type="spellStart"/>
      <w:r w:rsidRPr="005307E1">
        <w:rPr>
          <w:rFonts w:ascii="Courier New" w:eastAsia="Times New Roman" w:hAnsi="Courier New" w:cs="Courier New"/>
          <w:sz w:val="28"/>
          <w:szCs w:val="28"/>
        </w:rPr>
        <w:t>userPassword</w:t>
      </w:r>
      <w:proofErr w:type="spellEnd"/>
      <w:r w:rsidRPr="005307E1">
        <w:rPr>
          <w:rFonts w:ascii="Courier New" w:eastAsia="Times New Roman" w:hAnsi="Courier New" w:cs="Courier New"/>
          <w:sz w:val="28"/>
          <w:szCs w:val="28"/>
        </w:rPr>
        <w:t>, role, created) values(1,'siva', 'siva@java4s.com', '</w:t>
      </w:r>
      <w:proofErr w:type="spellStart"/>
      <w:r w:rsidRPr="005307E1">
        <w:rPr>
          <w:rFonts w:ascii="Courier New" w:eastAsia="Times New Roman" w:hAnsi="Courier New" w:cs="Courier New"/>
          <w:sz w:val="28"/>
          <w:szCs w:val="28"/>
        </w:rPr>
        <w:t>sivapassword</w:t>
      </w:r>
      <w:proofErr w:type="spellEnd"/>
      <w:r w:rsidRPr="005307E1">
        <w:rPr>
          <w:rFonts w:ascii="Courier New" w:eastAsia="Times New Roman" w:hAnsi="Courier New" w:cs="Courier New"/>
          <w:sz w:val="28"/>
          <w:szCs w:val="28"/>
        </w:rPr>
        <w:t>','USER', CURRENT_TIMESTAMP)</w:t>
      </w:r>
    </w:p>
    <w:p w:rsidR="00725D5F" w:rsidRPr="005307E1" w:rsidRDefault="00725D5F" w:rsidP="009E208C">
      <w:pPr>
        <w:rPr>
          <w:sz w:val="28"/>
          <w:szCs w:val="28"/>
        </w:rPr>
      </w:pPr>
    </w:p>
    <w:p w:rsidR="00725D5F" w:rsidRPr="005307E1" w:rsidRDefault="00725D5F" w:rsidP="009E208C">
      <w:pPr>
        <w:rPr>
          <w:sz w:val="28"/>
          <w:szCs w:val="28"/>
        </w:rPr>
      </w:pPr>
    </w:p>
    <w:p w:rsidR="00725D5F" w:rsidRPr="005307E1" w:rsidRDefault="00725D5F" w:rsidP="009E208C">
      <w:pPr>
        <w:rPr>
          <w:sz w:val="28"/>
          <w:szCs w:val="28"/>
        </w:rPr>
      </w:pPr>
      <w:r w:rsidRPr="005307E1">
        <w:rPr>
          <w:noProof/>
          <w:sz w:val="28"/>
          <w:szCs w:val="28"/>
        </w:rPr>
        <w:lastRenderedPageBreak/>
        <w:drawing>
          <wp:inline distT="0" distB="0" distL="0" distR="0" wp14:anchorId="077B9517" wp14:editId="2B1343FC">
            <wp:extent cx="5943600" cy="49663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966335"/>
                    </a:xfrm>
                    <a:prstGeom prst="rect">
                      <a:avLst/>
                    </a:prstGeom>
                  </pic:spPr>
                </pic:pic>
              </a:graphicData>
            </a:graphic>
          </wp:inline>
        </w:drawing>
      </w:r>
    </w:p>
    <w:p w:rsidR="00725D5F" w:rsidRPr="005307E1" w:rsidRDefault="00725D5F" w:rsidP="00725D5F">
      <w:pPr>
        <w:pStyle w:val="Heading1"/>
      </w:pPr>
      <w:r w:rsidRPr="005307E1">
        <w:t>Spring Boot + Spring MVC + JSP Hello World Example</w:t>
      </w:r>
    </w:p>
    <w:p w:rsidR="00056911" w:rsidRPr="005307E1" w:rsidRDefault="00725D5F" w:rsidP="009E208C">
      <w:pPr>
        <w:rPr>
          <w:sz w:val="28"/>
          <w:szCs w:val="28"/>
        </w:rPr>
      </w:pPr>
      <w:proofErr w:type="gramStart"/>
      <w:r w:rsidRPr="005307E1">
        <w:rPr>
          <w:sz w:val="28"/>
          <w:szCs w:val="28"/>
        </w:rPr>
        <w:t>we</w:t>
      </w:r>
      <w:proofErr w:type="gramEnd"/>
      <w:r w:rsidRPr="005307E1">
        <w:rPr>
          <w:sz w:val="28"/>
          <w:szCs w:val="28"/>
        </w:rPr>
        <w:t xml:space="preserve"> have to create a </w:t>
      </w:r>
      <w:proofErr w:type="spellStart"/>
      <w:r w:rsidRPr="005307E1">
        <w:rPr>
          <w:color w:val="99CC00"/>
          <w:sz w:val="28"/>
          <w:szCs w:val="28"/>
        </w:rPr>
        <w:t>webapp</w:t>
      </w:r>
      <w:proofErr w:type="spellEnd"/>
      <w:r w:rsidRPr="005307E1">
        <w:rPr>
          <w:sz w:val="28"/>
          <w:szCs w:val="28"/>
        </w:rPr>
        <w:t xml:space="preserve"> folder under /</w:t>
      </w:r>
      <w:proofErr w:type="spellStart"/>
      <w:r w:rsidRPr="005307E1">
        <w:rPr>
          <w:color w:val="008000"/>
          <w:sz w:val="28"/>
          <w:szCs w:val="28"/>
        </w:rPr>
        <w:t>src</w:t>
      </w:r>
      <w:proofErr w:type="spellEnd"/>
      <w:r w:rsidRPr="005307E1">
        <w:rPr>
          <w:color w:val="008000"/>
          <w:sz w:val="28"/>
          <w:szCs w:val="28"/>
        </w:rPr>
        <w:t>/main</w:t>
      </w:r>
      <w:r w:rsidRPr="005307E1">
        <w:rPr>
          <w:sz w:val="28"/>
          <w:szCs w:val="28"/>
        </w:rPr>
        <w:t xml:space="preserve"> (</w:t>
      </w:r>
      <w:proofErr w:type="spellStart"/>
      <w:r w:rsidRPr="005307E1">
        <w:rPr>
          <w:sz w:val="28"/>
          <w:szCs w:val="28"/>
        </w:rPr>
        <w:t>src</w:t>
      </w:r>
      <w:proofErr w:type="spellEnd"/>
      <w:r w:rsidRPr="005307E1">
        <w:rPr>
          <w:sz w:val="28"/>
          <w:szCs w:val="28"/>
        </w:rPr>
        <w:t xml:space="preserve"> &gt; main &gt; </w:t>
      </w:r>
      <w:proofErr w:type="spellStart"/>
      <w:r w:rsidRPr="005307E1">
        <w:rPr>
          <w:sz w:val="28"/>
          <w:szCs w:val="28"/>
        </w:rPr>
        <w:t>webapp</w:t>
      </w:r>
      <w:proofErr w:type="spellEnd"/>
      <w:r w:rsidRPr="005307E1">
        <w:rPr>
          <w:sz w:val="28"/>
          <w:szCs w:val="28"/>
        </w:rPr>
        <w:t>) where we will place all our .</w:t>
      </w:r>
      <w:proofErr w:type="spellStart"/>
      <w:r w:rsidRPr="005307E1">
        <w:rPr>
          <w:sz w:val="28"/>
          <w:szCs w:val="28"/>
        </w:rPr>
        <w:t>jsp</w:t>
      </w:r>
      <w:proofErr w:type="spellEnd"/>
      <w:r w:rsidRPr="005307E1">
        <w:rPr>
          <w:sz w:val="28"/>
          <w:szCs w:val="28"/>
        </w:rPr>
        <w:t xml:space="preserve"> files.</w:t>
      </w:r>
    </w:p>
    <w:p w:rsidR="00725D5F" w:rsidRPr="005307E1" w:rsidRDefault="00725D5F" w:rsidP="009E208C">
      <w:pPr>
        <w:rPr>
          <w:sz w:val="28"/>
          <w:szCs w:val="28"/>
        </w:rPr>
      </w:pPr>
      <w:r w:rsidRPr="005307E1">
        <w:rPr>
          <w:noProof/>
          <w:sz w:val="28"/>
          <w:szCs w:val="28"/>
        </w:rPr>
        <w:drawing>
          <wp:inline distT="0" distB="0" distL="0" distR="0" wp14:anchorId="1D23EFF8" wp14:editId="06B9B345">
            <wp:extent cx="5943600" cy="14554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455420"/>
                    </a:xfrm>
                    <a:prstGeom prst="rect">
                      <a:avLst/>
                    </a:prstGeom>
                  </pic:spPr>
                </pic:pic>
              </a:graphicData>
            </a:graphic>
          </wp:inline>
        </w:drawing>
      </w:r>
    </w:p>
    <w:p w:rsidR="00725D5F" w:rsidRPr="005307E1" w:rsidRDefault="00725D5F" w:rsidP="009E208C">
      <w:pPr>
        <w:rPr>
          <w:sz w:val="28"/>
          <w:szCs w:val="28"/>
        </w:rPr>
      </w:pPr>
      <w:r w:rsidRPr="005307E1">
        <w:rPr>
          <w:noProof/>
          <w:sz w:val="28"/>
          <w:szCs w:val="28"/>
        </w:rPr>
        <w:lastRenderedPageBreak/>
        <w:drawing>
          <wp:inline distT="0" distB="0" distL="0" distR="0" wp14:anchorId="1D1F1E0F" wp14:editId="4DD0DD92">
            <wp:extent cx="5943600" cy="44310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431030"/>
                    </a:xfrm>
                    <a:prstGeom prst="rect">
                      <a:avLst/>
                    </a:prstGeom>
                  </pic:spPr>
                </pic:pic>
              </a:graphicData>
            </a:graphic>
          </wp:inline>
        </w:drawing>
      </w:r>
    </w:p>
    <w:p w:rsidR="00725D5F" w:rsidRPr="005307E1" w:rsidRDefault="00725D5F" w:rsidP="009E208C">
      <w:pPr>
        <w:rPr>
          <w:sz w:val="28"/>
          <w:szCs w:val="28"/>
        </w:rPr>
      </w:pPr>
      <w:r w:rsidRPr="005307E1">
        <w:rPr>
          <w:noProof/>
          <w:sz w:val="28"/>
          <w:szCs w:val="28"/>
        </w:rPr>
        <w:lastRenderedPageBreak/>
        <w:drawing>
          <wp:inline distT="0" distB="0" distL="0" distR="0" wp14:anchorId="60D105C0" wp14:editId="4DD67D2D">
            <wp:extent cx="5943600" cy="45104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510405"/>
                    </a:xfrm>
                    <a:prstGeom prst="rect">
                      <a:avLst/>
                    </a:prstGeom>
                  </pic:spPr>
                </pic:pic>
              </a:graphicData>
            </a:graphic>
          </wp:inline>
        </w:drawing>
      </w:r>
    </w:p>
    <w:p w:rsidR="00725D5F" w:rsidRPr="005307E1" w:rsidRDefault="00725D5F" w:rsidP="00725D5F">
      <w:pPr>
        <w:pStyle w:val="Heading1"/>
      </w:pPr>
      <w:r w:rsidRPr="005307E1">
        <w:t xml:space="preserve">Spring Boot – Example of </w:t>
      </w:r>
      <w:proofErr w:type="spellStart"/>
      <w:r w:rsidRPr="005307E1">
        <w:t>RESTful</w:t>
      </w:r>
      <w:proofErr w:type="spellEnd"/>
      <w:r w:rsidRPr="005307E1">
        <w:t xml:space="preserve"> Web Service with XML Response</w:t>
      </w:r>
    </w:p>
    <w:p w:rsidR="00725D5F" w:rsidRPr="005307E1" w:rsidRDefault="00725D5F" w:rsidP="009E208C">
      <w:pPr>
        <w:rPr>
          <w:sz w:val="28"/>
          <w:szCs w:val="28"/>
        </w:rPr>
      </w:pPr>
      <w:r w:rsidRPr="005307E1">
        <w:rPr>
          <w:rStyle w:val="post-first-letter"/>
          <w:sz w:val="28"/>
          <w:szCs w:val="28"/>
        </w:rPr>
        <w:t>S</w:t>
      </w:r>
      <w:r w:rsidRPr="005307E1">
        <w:rPr>
          <w:sz w:val="28"/>
          <w:szCs w:val="28"/>
        </w:rPr>
        <w:t xml:space="preserve">pring boot services by </w:t>
      </w:r>
      <w:r w:rsidRPr="005307E1">
        <w:rPr>
          <w:color w:val="339966"/>
          <w:sz w:val="28"/>
          <w:szCs w:val="28"/>
        </w:rPr>
        <w:t>default</w:t>
      </w:r>
      <w:r w:rsidRPr="005307E1">
        <w:rPr>
          <w:sz w:val="28"/>
          <w:szCs w:val="28"/>
        </w:rPr>
        <w:t xml:space="preserve"> gives the response in </w:t>
      </w:r>
      <w:r w:rsidRPr="005307E1">
        <w:rPr>
          <w:color w:val="0000FF"/>
          <w:sz w:val="28"/>
          <w:szCs w:val="28"/>
        </w:rPr>
        <w:t xml:space="preserve">JSON </w:t>
      </w:r>
      <w:r w:rsidRPr="005307E1">
        <w:rPr>
          <w:sz w:val="28"/>
          <w:szCs w:val="28"/>
        </w:rPr>
        <w:t xml:space="preserve">format, but we can reverse this functionality in such a way that the </w:t>
      </w:r>
      <w:r w:rsidRPr="005307E1">
        <w:rPr>
          <w:color w:val="FF0000"/>
          <w:sz w:val="28"/>
          <w:szCs w:val="28"/>
        </w:rPr>
        <w:t>default</w:t>
      </w:r>
      <w:r w:rsidRPr="005307E1">
        <w:rPr>
          <w:sz w:val="28"/>
          <w:szCs w:val="28"/>
        </w:rPr>
        <w:t xml:space="preserve"> response will be in </w:t>
      </w:r>
      <w:r w:rsidRPr="005307E1">
        <w:rPr>
          <w:color w:val="99CC00"/>
          <w:sz w:val="28"/>
          <w:szCs w:val="28"/>
        </w:rPr>
        <w:t>XML</w:t>
      </w:r>
      <w:r w:rsidRPr="005307E1">
        <w:rPr>
          <w:sz w:val="28"/>
          <w:szCs w:val="28"/>
        </w:rPr>
        <w:t xml:space="preserve">.  In order to do that we have to add a </w:t>
      </w:r>
      <w:r w:rsidRPr="005307E1">
        <w:rPr>
          <w:color w:val="FF9900"/>
          <w:sz w:val="28"/>
          <w:szCs w:val="28"/>
        </w:rPr>
        <w:t>new</w:t>
      </w:r>
      <w:r w:rsidRPr="005307E1">
        <w:rPr>
          <w:sz w:val="28"/>
          <w:szCs w:val="28"/>
        </w:rPr>
        <w:t xml:space="preserve"> dependency called </w:t>
      </w:r>
      <w:proofErr w:type="spellStart"/>
      <w:r w:rsidRPr="005307E1">
        <w:rPr>
          <w:rStyle w:val="Emphasis"/>
          <w:sz w:val="28"/>
          <w:szCs w:val="28"/>
        </w:rPr>
        <w:t>jackson</w:t>
      </w:r>
      <w:proofErr w:type="spellEnd"/>
      <w:r w:rsidRPr="005307E1">
        <w:rPr>
          <w:rStyle w:val="Emphasis"/>
          <w:sz w:val="28"/>
          <w:szCs w:val="28"/>
        </w:rPr>
        <w:t>-</w:t>
      </w:r>
      <w:proofErr w:type="spellStart"/>
      <w:r w:rsidRPr="005307E1">
        <w:rPr>
          <w:rStyle w:val="Emphasis"/>
          <w:sz w:val="28"/>
          <w:szCs w:val="28"/>
        </w:rPr>
        <w:t>dataformat</w:t>
      </w:r>
      <w:proofErr w:type="spellEnd"/>
      <w:r w:rsidRPr="005307E1">
        <w:rPr>
          <w:rStyle w:val="Emphasis"/>
          <w:sz w:val="28"/>
          <w:szCs w:val="28"/>
        </w:rPr>
        <w:t>-xml</w:t>
      </w:r>
      <w:r w:rsidRPr="005307E1">
        <w:rPr>
          <w:sz w:val="28"/>
          <w:szCs w:val="28"/>
        </w:rPr>
        <w:t xml:space="preserve">.  With this dependency services by default gives the response in XML format and if you want to see the response in JSON, just append </w:t>
      </w:r>
      <w:r w:rsidRPr="005307E1">
        <w:rPr>
          <w:color w:val="E62090"/>
          <w:sz w:val="28"/>
          <w:szCs w:val="28"/>
        </w:rPr>
        <w:t>.</w:t>
      </w:r>
      <w:proofErr w:type="spellStart"/>
      <w:r w:rsidRPr="005307E1">
        <w:rPr>
          <w:color w:val="E62090"/>
          <w:sz w:val="28"/>
          <w:szCs w:val="28"/>
        </w:rPr>
        <w:t>json</w:t>
      </w:r>
      <w:proofErr w:type="spellEnd"/>
      <w:r w:rsidRPr="005307E1">
        <w:rPr>
          <w:sz w:val="28"/>
          <w:szCs w:val="28"/>
        </w:rPr>
        <w:t xml:space="preserve"> to the URL that’s it </w:t>
      </w:r>
      <w:r w:rsidRPr="005307E1">
        <w:rPr>
          <w:rFonts w:ascii="Calibri" w:hAnsi="Calibri" w:cs="Calibri"/>
          <w:sz w:val="28"/>
          <w:szCs w:val="28"/>
        </w:rPr>
        <w:t>🙂</w:t>
      </w:r>
      <w:r w:rsidRPr="005307E1">
        <w:rPr>
          <w:sz w:val="28"/>
          <w:szCs w:val="28"/>
        </w:rPr>
        <w:t xml:space="preserve"> I will show you with an example.</w:t>
      </w:r>
    </w:p>
    <w:p w:rsidR="00725D5F" w:rsidRPr="005307E1" w:rsidRDefault="00725D5F" w:rsidP="009E208C">
      <w:pPr>
        <w:rPr>
          <w:sz w:val="28"/>
          <w:szCs w:val="28"/>
        </w:rPr>
      </w:pPr>
      <w:r w:rsidRPr="005307E1">
        <w:rPr>
          <w:noProof/>
          <w:sz w:val="28"/>
          <w:szCs w:val="28"/>
        </w:rPr>
        <w:drawing>
          <wp:inline distT="0" distB="0" distL="0" distR="0" wp14:anchorId="388D0CCD" wp14:editId="1630EC11">
            <wp:extent cx="5943600" cy="13042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304290"/>
                    </a:xfrm>
                    <a:prstGeom prst="rect">
                      <a:avLst/>
                    </a:prstGeom>
                  </pic:spPr>
                </pic:pic>
              </a:graphicData>
            </a:graphic>
          </wp:inline>
        </w:drawing>
      </w:r>
    </w:p>
    <w:p w:rsidR="00725D5F" w:rsidRPr="005307E1" w:rsidRDefault="00725D5F" w:rsidP="009E208C">
      <w:pPr>
        <w:rPr>
          <w:sz w:val="28"/>
          <w:szCs w:val="28"/>
        </w:rPr>
      </w:pPr>
      <w:r w:rsidRPr="005307E1">
        <w:rPr>
          <w:noProof/>
          <w:sz w:val="28"/>
          <w:szCs w:val="28"/>
        </w:rPr>
        <w:lastRenderedPageBreak/>
        <w:drawing>
          <wp:inline distT="0" distB="0" distL="0" distR="0" wp14:anchorId="6DDD089D" wp14:editId="53A050F7">
            <wp:extent cx="5943600" cy="33788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378835"/>
                    </a:xfrm>
                    <a:prstGeom prst="rect">
                      <a:avLst/>
                    </a:prstGeom>
                  </pic:spPr>
                </pic:pic>
              </a:graphicData>
            </a:graphic>
          </wp:inline>
        </w:drawing>
      </w:r>
    </w:p>
    <w:p w:rsidR="00725D5F" w:rsidRPr="005307E1" w:rsidRDefault="00725D5F" w:rsidP="009E208C">
      <w:pPr>
        <w:rPr>
          <w:sz w:val="28"/>
          <w:szCs w:val="28"/>
        </w:rPr>
      </w:pPr>
      <w:r w:rsidRPr="005307E1">
        <w:rPr>
          <w:noProof/>
          <w:sz w:val="28"/>
          <w:szCs w:val="28"/>
        </w:rPr>
        <w:drawing>
          <wp:inline distT="0" distB="0" distL="0" distR="0" wp14:anchorId="484EFD28" wp14:editId="1952B0D0">
            <wp:extent cx="5943600" cy="39649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964940"/>
                    </a:xfrm>
                    <a:prstGeom prst="rect">
                      <a:avLst/>
                    </a:prstGeom>
                  </pic:spPr>
                </pic:pic>
              </a:graphicData>
            </a:graphic>
          </wp:inline>
        </w:drawing>
      </w:r>
    </w:p>
    <w:p w:rsidR="00725D5F" w:rsidRPr="005307E1" w:rsidRDefault="00725D5F" w:rsidP="009E208C">
      <w:pPr>
        <w:rPr>
          <w:sz w:val="28"/>
          <w:szCs w:val="28"/>
        </w:rPr>
      </w:pPr>
      <w:r w:rsidRPr="005307E1">
        <w:rPr>
          <w:noProof/>
          <w:sz w:val="28"/>
          <w:szCs w:val="28"/>
        </w:rPr>
        <w:lastRenderedPageBreak/>
        <w:drawing>
          <wp:inline distT="0" distB="0" distL="0" distR="0" wp14:anchorId="1455E7C4" wp14:editId="3EA919A1">
            <wp:extent cx="5943600" cy="44519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451985"/>
                    </a:xfrm>
                    <a:prstGeom prst="rect">
                      <a:avLst/>
                    </a:prstGeom>
                  </pic:spPr>
                </pic:pic>
              </a:graphicData>
            </a:graphic>
          </wp:inline>
        </w:drawing>
      </w:r>
    </w:p>
    <w:p w:rsidR="00EE0E90" w:rsidRPr="005307E1" w:rsidRDefault="00EE0E90" w:rsidP="009E208C">
      <w:pPr>
        <w:rPr>
          <w:sz w:val="28"/>
          <w:szCs w:val="28"/>
        </w:rPr>
      </w:pPr>
      <w:r w:rsidRPr="005307E1">
        <w:rPr>
          <w:noProof/>
          <w:sz w:val="28"/>
          <w:szCs w:val="28"/>
        </w:rPr>
        <w:lastRenderedPageBreak/>
        <w:drawing>
          <wp:inline distT="0" distB="0" distL="0" distR="0" wp14:anchorId="7848FDA4" wp14:editId="233779B6">
            <wp:extent cx="5943600" cy="43078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307840"/>
                    </a:xfrm>
                    <a:prstGeom prst="rect">
                      <a:avLst/>
                    </a:prstGeom>
                  </pic:spPr>
                </pic:pic>
              </a:graphicData>
            </a:graphic>
          </wp:inline>
        </w:drawing>
      </w:r>
    </w:p>
    <w:p w:rsidR="003A2C8D" w:rsidRPr="005307E1" w:rsidRDefault="003A2C8D" w:rsidP="003A2C8D">
      <w:pPr>
        <w:pStyle w:val="Heading1"/>
      </w:pPr>
      <w:r w:rsidRPr="005307E1">
        <w:lastRenderedPageBreak/>
        <w:t xml:space="preserve">Spring Boot – </w:t>
      </w:r>
      <w:proofErr w:type="spellStart"/>
      <w:r w:rsidRPr="005307E1">
        <w:t>RESTful</w:t>
      </w:r>
      <w:proofErr w:type="spellEnd"/>
      <w:r w:rsidRPr="005307E1">
        <w:t xml:space="preserve"> Web Service with POST Request in JSON Example</w:t>
      </w:r>
    </w:p>
    <w:p w:rsidR="003A2C8D" w:rsidRPr="005307E1" w:rsidRDefault="003A2C8D" w:rsidP="009E208C">
      <w:pPr>
        <w:rPr>
          <w:sz w:val="28"/>
          <w:szCs w:val="28"/>
        </w:rPr>
      </w:pPr>
      <w:r w:rsidRPr="005307E1">
        <w:rPr>
          <w:noProof/>
          <w:sz w:val="28"/>
          <w:szCs w:val="28"/>
        </w:rPr>
        <w:drawing>
          <wp:inline distT="0" distB="0" distL="0" distR="0" wp14:anchorId="2244FBC8" wp14:editId="4B7BF821">
            <wp:extent cx="5943600" cy="45764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576445"/>
                    </a:xfrm>
                    <a:prstGeom prst="rect">
                      <a:avLst/>
                    </a:prstGeom>
                  </pic:spPr>
                </pic:pic>
              </a:graphicData>
            </a:graphic>
          </wp:inline>
        </w:drawing>
      </w:r>
    </w:p>
    <w:p w:rsidR="003A2C8D" w:rsidRPr="005307E1" w:rsidRDefault="003A2C8D" w:rsidP="009E208C">
      <w:pPr>
        <w:rPr>
          <w:sz w:val="28"/>
          <w:szCs w:val="28"/>
        </w:rPr>
      </w:pPr>
      <w:r w:rsidRPr="005307E1">
        <w:rPr>
          <w:noProof/>
          <w:sz w:val="28"/>
          <w:szCs w:val="28"/>
        </w:rPr>
        <w:lastRenderedPageBreak/>
        <w:drawing>
          <wp:inline distT="0" distB="0" distL="0" distR="0" wp14:anchorId="6DEAE6F9" wp14:editId="67ABC841">
            <wp:extent cx="5943600" cy="47409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740910"/>
                    </a:xfrm>
                    <a:prstGeom prst="rect">
                      <a:avLst/>
                    </a:prstGeom>
                  </pic:spPr>
                </pic:pic>
              </a:graphicData>
            </a:graphic>
          </wp:inline>
        </w:drawing>
      </w:r>
    </w:p>
    <w:p w:rsidR="003C18D2" w:rsidRPr="005307E1" w:rsidRDefault="003C18D2" w:rsidP="009E208C">
      <w:pPr>
        <w:rPr>
          <w:sz w:val="28"/>
          <w:szCs w:val="28"/>
        </w:rPr>
      </w:pPr>
      <w:r w:rsidRPr="005307E1">
        <w:rPr>
          <w:noProof/>
          <w:sz w:val="28"/>
          <w:szCs w:val="28"/>
        </w:rPr>
        <w:lastRenderedPageBreak/>
        <w:drawing>
          <wp:inline distT="0" distB="0" distL="0" distR="0" wp14:anchorId="442E51BC" wp14:editId="40027742">
            <wp:extent cx="5943600" cy="39541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954145"/>
                    </a:xfrm>
                    <a:prstGeom prst="rect">
                      <a:avLst/>
                    </a:prstGeom>
                  </pic:spPr>
                </pic:pic>
              </a:graphicData>
            </a:graphic>
          </wp:inline>
        </w:drawing>
      </w:r>
    </w:p>
    <w:p w:rsidR="008D1018" w:rsidRPr="005307E1" w:rsidRDefault="008D1018" w:rsidP="008D1018">
      <w:pPr>
        <w:pStyle w:val="Heading1"/>
      </w:pPr>
      <w:r w:rsidRPr="005307E1">
        <w:t xml:space="preserve">Spring Boot – Display All Beans Available in </w:t>
      </w:r>
      <w:proofErr w:type="spellStart"/>
      <w:r w:rsidRPr="005307E1">
        <w:t>ApplicationContext</w:t>
      </w:r>
      <w:proofErr w:type="spellEnd"/>
    </w:p>
    <w:p w:rsidR="008D1018" w:rsidRPr="005307E1" w:rsidRDefault="008D1018" w:rsidP="009E208C">
      <w:pPr>
        <w:rPr>
          <w:sz w:val="28"/>
          <w:szCs w:val="28"/>
        </w:rPr>
      </w:pPr>
      <w:proofErr w:type="gramStart"/>
      <w:r w:rsidRPr="005307E1">
        <w:rPr>
          <w:sz w:val="28"/>
          <w:szCs w:val="28"/>
        </w:rPr>
        <w:t>how</w:t>
      </w:r>
      <w:proofErr w:type="gramEnd"/>
      <w:r w:rsidRPr="005307E1">
        <w:rPr>
          <w:sz w:val="28"/>
          <w:szCs w:val="28"/>
        </w:rPr>
        <w:t xml:space="preserve"> to see the beans that are loaded by the Spring Boot from the </w:t>
      </w:r>
      <w:proofErr w:type="spellStart"/>
      <w:r w:rsidRPr="005307E1">
        <w:rPr>
          <w:color w:val="99CC00"/>
          <w:sz w:val="28"/>
          <w:szCs w:val="28"/>
        </w:rPr>
        <w:t>ApplicationContext</w:t>
      </w:r>
      <w:proofErr w:type="spellEnd"/>
      <w:r w:rsidRPr="005307E1">
        <w:rPr>
          <w:sz w:val="28"/>
          <w:szCs w:val="28"/>
        </w:rPr>
        <w:t xml:space="preserve">. </w:t>
      </w:r>
      <w:proofErr w:type="gramStart"/>
      <w:r w:rsidRPr="005307E1">
        <w:rPr>
          <w:sz w:val="28"/>
          <w:szCs w:val="28"/>
        </w:rPr>
        <w:t>we</w:t>
      </w:r>
      <w:proofErr w:type="gramEnd"/>
      <w:r w:rsidRPr="005307E1">
        <w:rPr>
          <w:sz w:val="28"/>
          <w:szCs w:val="28"/>
        </w:rPr>
        <w:t xml:space="preserve"> have to do is implement main class with </w:t>
      </w:r>
      <w:proofErr w:type="spellStart"/>
      <w:r w:rsidRPr="005307E1">
        <w:rPr>
          <w:rStyle w:val="Emphasis"/>
          <w:color w:val="333399"/>
          <w:sz w:val="28"/>
          <w:szCs w:val="28"/>
        </w:rPr>
        <w:t>CommandLineRunner</w:t>
      </w:r>
      <w:proofErr w:type="spellEnd"/>
      <w:r w:rsidRPr="005307E1">
        <w:rPr>
          <w:sz w:val="28"/>
          <w:szCs w:val="28"/>
        </w:rPr>
        <w:t>/</w:t>
      </w:r>
      <w:proofErr w:type="spellStart"/>
      <w:r w:rsidRPr="005307E1">
        <w:rPr>
          <w:rStyle w:val="Emphasis"/>
          <w:color w:val="333399"/>
          <w:sz w:val="28"/>
          <w:szCs w:val="28"/>
        </w:rPr>
        <w:t>ApplicationRunner</w:t>
      </w:r>
      <w:proofErr w:type="spellEnd"/>
      <w:r w:rsidRPr="005307E1">
        <w:rPr>
          <w:rStyle w:val="Emphasis"/>
          <w:color w:val="333399"/>
          <w:sz w:val="28"/>
          <w:szCs w:val="28"/>
        </w:rPr>
        <w:t xml:space="preserve"> </w:t>
      </w:r>
      <w:r w:rsidRPr="005307E1">
        <w:rPr>
          <w:sz w:val="28"/>
          <w:szCs w:val="28"/>
        </w:rPr>
        <w:t xml:space="preserve">interface and override its </w:t>
      </w:r>
      <w:r w:rsidRPr="005307E1">
        <w:rPr>
          <w:color w:val="993366"/>
          <w:sz w:val="28"/>
          <w:szCs w:val="28"/>
        </w:rPr>
        <w:t>run</w:t>
      </w:r>
      <w:r w:rsidRPr="005307E1">
        <w:rPr>
          <w:sz w:val="28"/>
          <w:szCs w:val="28"/>
        </w:rPr>
        <w:t xml:space="preserve"> method.</w:t>
      </w:r>
    </w:p>
    <w:p w:rsidR="008D1018" w:rsidRPr="005307E1" w:rsidRDefault="008D1018" w:rsidP="009E208C">
      <w:pPr>
        <w:rPr>
          <w:sz w:val="28"/>
          <w:szCs w:val="28"/>
        </w:rPr>
      </w:pPr>
      <w:proofErr w:type="spellStart"/>
      <w:r w:rsidRPr="005307E1">
        <w:rPr>
          <w:sz w:val="28"/>
          <w:szCs w:val="28"/>
        </w:rPr>
        <w:t>CommandLineRunner</w:t>
      </w:r>
      <w:proofErr w:type="spellEnd"/>
      <w:r w:rsidRPr="005307E1">
        <w:rPr>
          <w:sz w:val="28"/>
          <w:szCs w:val="28"/>
        </w:rPr>
        <w:t>/</w:t>
      </w:r>
      <w:proofErr w:type="spellStart"/>
      <w:r w:rsidRPr="005307E1">
        <w:rPr>
          <w:sz w:val="28"/>
          <w:szCs w:val="28"/>
        </w:rPr>
        <w:t>ApplicationRunner’s</w:t>
      </w:r>
      <w:proofErr w:type="spellEnd"/>
      <w:r w:rsidRPr="005307E1">
        <w:rPr>
          <w:sz w:val="28"/>
          <w:szCs w:val="28"/>
        </w:rPr>
        <w:t xml:space="preserve"> </w:t>
      </w:r>
      <w:proofErr w:type="gramStart"/>
      <w:r w:rsidRPr="005307E1">
        <w:rPr>
          <w:sz w:val="28"/>
          <w:szCs w:val="28"/>
        </w:rPr>
        <w:t>run(</w:t>
      </w:r>
      <w:proofErr w:type="gramEnd"/>
      <w:r w:rsidRPr="005307E1">
        <w:rPr>
          <w:sz w:val="28"/>
          <w:szCs w:val="28"/>
        </w:rPr>
        <w:t xml:space="preserve">) method will get execute right after </w:t>
      </w:r>
      <w:proofErr w:type="spellStart"/>
      <w:r w:rsidRPr="005307E1">
        <w:rPr>
          <w:sz w:val="28"/>
          <w:szCs w:val="28"/>
        </w:rPr>
        <w:t>ApplicationContext</w:t>
      </w:r>
      <w:proofErr w:type="spellEnd"/>
      <w:r w:rsidRPr="005307E1">
        <w:rPr>
          <w:sz w:val="28"/>
          <w:szCs w:val="28"/>
        </w:rPr>
        <w:t xml:space="preserve"> is created and before Spring Boot application initialized. This </w:t>
      </w:r>
      <w:proofErr w:type="gramStart"/>
      <w:r w:rsidRPr="005307E1">
        <w:rPr>
          <w:color w:val="E80E69"/>
          <w:sz w:val="28"/>
          <w:szCs w:val="28"/>
        </w:rPr>
        <w:t>run</w:t>
      </w:r>
      <w:r w:rsidRPr="005307E1">
        <w:rPr>
          <w:sz w:val="28"/>
          <w:szCs w:val="28"/>
        </w:rPr>
        <w:t>(</w:t>
      </w:r>
      <w:proofErr w:type="gramEnd"/>
      <w:r w:rsidRPr="005307E1">
        <w:rPr>
          <w:sz w:val="28"/>
          <w:szCs w:val="28"/>
        </w:rPr>
        <w:t xml:space="preserve">) method will execute only once in an application’s life cycle.  So what’s the difference between </w:t>
      </w:r>
      <w:proofErr w:type="spellStart"/>
      <w:r w:rsidRPr="005307E1">
        <w:rPr>
          <w:sz w:val="28"/>
          <w:szCs w:val="28"/>
        </w:rPr>
        <w:t>CommandLineRunner</w:t>
      </w:r>
      <w:proofErr w:type="spellEnd"/>
      <w:r w:rsidRPr="005307E1">
        <w:rPr>
          <w:sz w:val="28"/>
          <w:szCs w:val="28"/>
        </w:rPr>
        <w:t>/</w:t>
      </w:r>
      <w:proofErr w:type="spellStart"/>
      <w:r w:rsidRPr="005307E1">
        <w:rPr>
          <w:sz w:val="28"/>
          <w:szCs w:val="28"/>
        </w:rPr>
        <w:t>ApplicationRunner</w:t>
      </w:r>
      <w:proofErr w:type="spellEnd"/>
      <w:r w:rsidRPr="005307E1">
        <w:rPr>
          <w:sz w:val="28"/>
          <w:szCs w:val="28"/>
        </w:rPr>
        <w:t xml:space="preserve">? Basically, both will do the same </w:t>
      </w:r>
      <w:r w:rsidRPr="005307E1">
        <w:rPr>
          <w:color w:val="F01DC6"/>
          <w:sz w:val="28"/>
          <w:szCs w:val="28"/>
        </w:rPr>
        <w:t>trick</w:t>
      </w:r>
      <w:r w:rsidRPr="005307E1">
        <w:rPr>
          <w:sz w:val="28"/>
          <w:szCs w:val="28"/>
        </w:rPr>
        <w:t xml:space="preserve">, the only difference is </w:t>
      </w:r>
      <w:proofErr w:type="spellStart"/>
      <w:r w:rsidRPr="005307E1">
        <w:rPr>
          <w:sz w:val="28"/>
          <w:szCs w:val="28"/>
        </w:rPr>
        <w:t>CommandLineRunner’s</w:t>
      </w:r>
      <w:proofErr w:type="spellEnd"/>
      <w:r w:rsidRPr="005307E1">
        <w:rPr>
          <w:sz w:val="28"/>
          <w:szCs w:val="28"/>
        </w:rPr>
        <w:t xml:space="preserve"> </w:t>
      </w:r>
      <w:proofErr w:type="gramStart"/>
      <w:r w:rsidRPr="005307E1">
        <w:rPr>
          <w:sz w:val="28"/>
          <w:szCs w:val="28"/>
        </w:rPr>
        <w:t>run(</w:t>
      </w:r>
      <w:proofErr w:type="gramEnd"/>
      <w:r w:rsidRPr="005307E1">
        <w:rPr>
          <w:sz w:val="28"/>
          <w:szCs w:val="28"/>
        </w:rPr>
        <w:t xml:space="preserve">) method will accept </w:t>
      </w:r>
      <w:r w:rsidRPr="005307E1">
        <w:rPr>
          <w:rStyle w:val="Emphasis"/>
          <w:sz w:val="28"/>
          <w:szCs w:val="28"/>
        </w:rPr>
        <w:t>String array</w:t>
      </w:r>
      <w:r w:rsidRPr="005307E1">
        <w:rPr>
          <w:sz w:val="28"/>
          <w:szCs w:val="28"/>
        </w:rPr>
        <w:t xml:space="preserve"> and </w:t>
      </w:r>
      <w:proofErr w:type="spellStart"/>
      <w:r w:rsidRPr="005307E1">
        <w:rPr>
          <w:sz w:val="28"/>
          <w:szCs w:val="28"/>
        </w:rPr>
        <w:t>ApplicationRunner’s</w:t>
      </w:r>
      <w:proofErr w:type="spellEnd"/>
      <w:r w:rsidRPr="005307E1">
        <w:rPr>
          <w:sz w:val="28"/>
          <w:szCs w:val="28"/>
        </w:rPr>
        <w:t xml:space="preserve"> run() will accept </w:t>
      </w:r>
      <w:proofErr w:type="spellStart"/>
      <w:r w:rsidRPr="005307E1">
        <w:rPr>
          <w:rStyle w:val="Emphasis"/>
          <w:sz w:val="28"/>
          <w:szCs w:val="28"/>
        </w:rPr>
        <w:t>ApplicationArguments</w:t>
      </w:r>
      <w:proofErr w:type="spellEnd"/>
      <w:r w:rsidRPr="005307E1">
        <w:rPr>
          <w:sz w:val="28"/>
          <w:szCs w:val="28"/>
        </w:rPr>
        <w:t xml:space="preserve"> as arguments.</w:t>
      </w:r>
    </w:p>
    <w:p w:rsidR="008D1018" w:rsidRPr="005307E1" w:rsidRDefault="008D1018" w:rsidP="009E208C">
      <w:pPr>
        <w:rPr>
          <w:noProof/>
          <w:sz w:val="28"/>
          <w:szCs w:val="28"/>
        </w:rPr>
      </w:pPr>
    </w:p>
    <w:p w:rsidR="008D1018" w:rsidRPr="005307E1" w:rsidRDefault="008D1018" w:rsidP="008D1018">
      <w:p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Steps to configure cache in spring boot applications</w:t>
      </w:r>
      <w:proofErr w:type="gramStart"/>
      <w:r w:rsidRPr="005307E1">
        <w:rPr>
          <w:rFonts w:ascii="Times New Roman" w:eastAsia="Times New Roman" w:hAnsi="Times New Roman" w:cs="Times New Roman"/>
          <w:sz w:val="28"/>
          <w:szCs w:val="28"/>
        </w:rPr>
        <w:t>..</w:t>
      </w:r>
      <w:proofErr w:type="gramEnd"/>
    </w:p>
    <w:p w:rsidR="008D1018" w:rsidRPr="005307E1" w:rsidRDefault="008D1018" w:rsidP="008D1018">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lastRenderedPageBreak/>
        <w:t xml:space="preserve">In pom.xml add spring cache dependency </w:t>
      </w:r>
      <w:r w:rsidRPr="005307E1">
        <w:rPr>
          <w:rFonts w:ascii="Times New Roman" w:eastAsia="Times New Roman" w:hAnsi="Times New Roman" w:cs="Times New Roman"/>
          <w:i/>
          <w:iCs/>
          <w:color w:val="808080"/>
          <w:sz w:val="28"/>
          <w:szCs w:val="28"/>
        </w:rPr>
        <w:t>spring-boot-starter-cache module</w:t>
      </w:r>
    </w:p>
    <w:p w:rsidR="008D1018" w:rsidRPr="005307E1" w:rsidRDefault="008D1018" w:rsidP="008D1018">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Enable cache in spring boot application by writing the </w:t>
      </w:r>
      <w:r w:rsidRPr="005307E1">
        <w:rPr>
          <w:rFonts w:ascii="Times New Roman" w:eastAsia="Times New Roman" w:hAnsi="Times New Roman" w:cs="Times New Roman"/>
          <w:i/>
          <w:iCs/>
          <w:color w:val="808080"/>
          <w:sz w:val="28"/>
          <w:szCs w:val="28"/>
        </w:rPr>
        <w:t>@</w:t>
      </w:r>
      <w:proofErr w:type="spellStart"/>
      <w:r w:rsidRPr="005307E1">
        <w:rPr>
          <w:rFonts w:ascii="Times New Roman" w:eastAsia="Times New Roman" w:hAnsi="Times New Roman" w:cs="Times New Roman"/>
          <w:i/>
          <w:iCs/>
          <w:color w:val="808080"/>
          <w:sz w:val="28"/>
          <w:szCs w:val="28"/>
        </w:rPr>
        <w:t>EnableCaching</w:t>
      </w:r>
      <w:proofErr w:type="spellEnd"/>
      <w:r w:rsidRPr="005307E1">
        <w:rPr>
          <w:rFonts w:ascii="Times New Roman" w:eastAsia="Times New Roman" w:hAnsi="Times New Roman" w:cs="Times New Roman"/>
          <w:sz w:val="28"/>
          <w:szCs w:val="28"/>
        </w:rPr>
        <w:t xml:space="preserve"> annotation to the main class</w:t>
      </w:r>
    </w:p>
    <w:p w:rsidR="008D1018" w:rsidRPr="005307E1" w:rsidRDefault="008D1018" w:rsidP="008D1018">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Add </w:t>
      </w:r>
      <w:r w:rsidRPr="005307E1">
        <w:rPr>
          <w:rFonts w:ascii="Times New Roman" w:eastAsia="Times New Roman" w:hAnsi="Times New Roman" w:cs="Times New Roman"/>
          <w:color w:val="808080"/>
          <w:sz w:val="28"/>
          <w:szCs w:val="28"/>
        </w:rPr>
        <w:t>@Cacheable</w:t>
      </w:r>
      <w:r w:rsidRPr="005307E1">
        <w:rPr>
          <w:rFonts w:ascii="Times New Roman" w:eastAsia="Times New Roman" w:hAnsi="Times New Roman" w:cs="Times New Roman"/>
          <w:sz w:val="28"/>
          <w:szCs w:val="28"/>
        </w:rPr>
        <w:t xml:space="preserve"> annotation to the method which you would like to cache the result</w:t>
      </w:r>
    </w:p>
    <w:p w:rsidR="008D1018" w:rsidRPr="005307E1" w:rsidRDefault="008D1018" w:rsidP="009E208C">
      <w:pPr>
        <w:rPr>
          <w:sz w:val="28"/>
          <w:szCs w:val="28"/>
        </w:rPr>
      </w:pPr>
      <w:r w:rsidRPr="005307E1">
        <w:rPr>
          <w:noProof/>
          <w:sz w:val="28"/>
          <w:szCs w:val="28"/>
        </w:rPr>
        <w:drawing>
          <wp:inline distT="0" distB="0" distL="0" distR="0" wp14:anchorId="39A5F046" wp14:editId="2DFF8A58">
            <wp:extent cx="5943600" cy="52114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5211445"/>
                    </a:xfrm>
                    <a:prstGeom prst="rect">
                      <a:avLst/>
                    </a:prstGeom>
                  </pic:spPr>
                </pic:pic>
              </a:graphicData>
            </a:graphic>
          </wp:inline>
        </w:drawing>
      </w:r>
    </w:p>
    <w:p w:rsidR="008D1018" w:rsidRPr="005307E1" w:rsidRDefault="008D1018" w:rsidP="008D1018">
      <w:pPr>
        <w:pStyle w:val="Heading1"/>
      </w:pPr>
      <w:r w:rsidRPr="005307E1">
        <w:t>How to Configure Cache in Spring Boot Applications</w:t>
      </w:r>
    </w:p>
    <w:p w:rsidR="008D1018" w:rsidRPr="005307E1" w:rsidRDefault="008D1018" w:rsidP="009E208C">
      <w:pPr>
        <w:rPr>
          <w:sz w:val="28"/>
          <w:szCs w:val="28"/>
        </w:rPr>
      </w:pPr>
      <w:r w:rsidRPr="005307E1">
        <w:rPr>
          <w:color w:val="339966"/>
          <w:sz w:val="28"/>
          <w:szCs w:val="28"/>
        </w:rPr>
        <w:t>Caching</w:t>
      </w:r>
      <w:r w:rsidRPr="005307E1">
        <w:rPr>
          <w:sz w:val="28"/>
          <w:szCs w:val="28"/>
        </w:rPr>
        <w:t xml:space="preserve"> helps to increase the performance of the application by reducing number of </w:t>
      </w:r>
      <w:r w:rsidRPr="005307E1">
        <w:rPr>
          <w:color w:val="EB0C8E"/>
          <w:sz w:val="28"/>
          <w:szCs w:val="28"/>
        </w:rPr>
        <w:t>round trips</w:t>
      </w:r>
      <w:r w:rsidRPr="005307E1">
        <w:rPr>
          <w:sz w:val="28"/>
          <w:szCs w:val="28"/>
        </w:rPr>
        <w:t xml:space="preserve"> between the database </w:t>
      </w:r>
      <w:proofErr w:type="gramStart"/>
      <w:r w:rsidRPr="005307E1">
        <w:rPr>
          <w:sz w:val="28"/>
          <w:szCs w:val="28"/>
        </w:rPr>
        <w:t>or</w:t>
      </w:r>
      <w:proofErr w:type="gramEnd"/>
      <w:r w:rsidRPr="005307E1">
        <w:rPr>
          <w:sz w:val="28"/>
          <w:szCs w:val="28"/>
        </w:rPr>
        <w:t xml:space="preserve"> any expensive resources. In real time we will face the scenarios like we have to execute heavy database query and </w:t>
      </w:r>
      <w:proofErr w:type="spellStart"/>
      <w:r w:rsidRPr="005307E1">
        <w:rPr>
          <w:sz w:val="28"/>
          <w:szCs w:val="28"/>
        </w:rPr>
        <w:t>lets</w:t>
      </w:r>
      <w:proofErr w:type="spellEnd"/>
      <w:r w:rsidRPr="005307E1">
        <w:rPr>
          <w:sz w:val="28"/>
          <w:szCs w:val="28"/>
        </w:rPr>
        <w:t xml:space="preserve"> say the data in the database will change very rarely, for this kind of scenarios </w:t>
      </w:r>
      <w:proofErr w:type="spellStart"/>
      <w:r w:rsidRPr="005307E1">
        <w:rPr>
          <w:sz w:val="28"/>
          <w:szCs w:val="28"/>
        </w:rPr>
        <w:t>its</w:t>
      </w:r>
      <w:proofErr w:type="spellEnd"/>
      <w:r w:rsidRPr="005307E1">
        <w:rPr>
          <w:sz w:val="28"/>
          <w:szCs w:val="28"/>
        </w:rPr>
        <w:t xml:space="preserve"> not a </w:t>
      </w:r>
      <w:r w:rsidRPr="005307E1">
        <w:rPr>
          <w:sz w:val="28"/>
          <w:szCs w:val="28"/>
        </w:rPr>
        <w:lastRenderedPageBreak/>
        <w:t xml:space="preserve">good idea to hit the database for every call, rather just cache the result at the first time when it hits the </w:t>
      </w:r>
      <w:r w:rsidRPr="005307E1">
        <w:rPr>
          <w:color w:val="333399"/>
          <w:sz w:val="28"/>
          <w:szCs w:val="28"/>
        </w:rPr>
        <w:t>database</w:t>
      </w:r>
      <w:r w:rsidRPr="005307E1">
        <w:rPr>
          <w:sz w:val="28"/>
          <w:szCs w:val="28"/>
        </w:rPr>
        <w:t xml:space="preserve"> and return the same data again for the other calls.</w:t>
      </w:r>
    </w:p>
    <w:p w:rsidR="008D1018" w:rsidRPr="005307E1" w:rsidRDefault="008D1018" w:rsidP="008D1018">
      <w:p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Steps to configure cache in spring boot applications</w:t>
      </w:r>
      <w:proofErr w:type="gramStart"/>
      <w:r w:rsidRPr="005307E1">
        <w:rPr>
          <w:rFonts w:ascii="Times New Roman" w:eastAsia="Times New Roman" w:hAnsi="Times New Roman" w:cs="Times New Roman"/>
          <w:sz w:val="28"/>
          <w:szCs w:val="28"/>
        </w:rPr>
        <w:t>..</w:t>
      </w:r>
      <w:proofErr w:type="gramEnd"/>
    </w:p>
    <w:p w:rsidR="008D1018" w:rsidRPr="005307E1" w:rsidRDefault="008D1018" w:rsidP="008D1018">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 xml:space="preserve">In pom.xml add spring cache dependency </w:t>
      </w:r>
      <w:r w:rsidRPr="005307E1">
        <w:rPr>
          <w:rFonts w:ascii="Times New Roman" w:eastAsia="Times New Roman" w:hAnsi="Times New Roman" w:cs="Times New Roman"/>
          <w:i/>
          <w:iCs/>
          <w:color w:val="808080"/>
          <w:sz w:val="28"/>
          <w:szCs w:val="28"/>
        </w:rPr>
        <w:t>spring-boot-starter-cache module</w:t>
      </w:r>
    </w:p>
    <w:p w:rsidR="008D1018" w:rsidRPr="005307E1" w:rsidRDefault="008D1018" w:rsidP="008D1018">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Enable cache in spring boot application by writing the </w:t>
      </w:r>
      <w:r w:rsidRPr="005307E1">
        <w:rPr>
          <w:rFonts w:ascii="Times New Roman" w:eastAsia="Times New Roman" w:hAnsi="Times New Roman" w:cs="Times New Roman"/>
          <w:i/>
          <w:iCs/>
          <w:color w:val="808080"/>
          <w:sz w:val="28"/>
          <w:szCs w:val="28"/>
        </w:rPr>
        <w:t>@</w:t>
      </w:r>
      <w:proofErr w:type="spellStart"/>
      <w:r w:rsidRPr="005307E1">
        <w:rPr>
          <w:rFonts w:ascii="Times New Roman" w:eastAsia="Times New Roman" w:hAnsi="Times New Roman" w:cs="Times New Roman"/>
          <w:i/>
          <w:iCs/>
          <w:color w:val="808080"/>
          <w:sz w:val="28"/>
          <w:szCs w:val="28"/>
        </w:rPr>
        <w:t>EnableCaching</w:t>
      </w:r>
      <w:proofErr w:type="spellEnd"/>
      <w:r w:rsidRPr="005307E1">
        <w:rPr>
          <w:rFonts w:ascii="Times New Roman" w:eastAsia="Times New Roman" w:hAnsi="Times New Roman" w:cs="Times New Roman"/>
          <w:sz w:val="28"/>
          <w:szCs w:val="28"/>
        </w:rPr>
        <w:t xml:space="preserve"> annotation to the main class</w:t>
      </w:r>
    </w:p>
    <w:p w:rsidR="008D1018" w:rsidRPr="005307E1" w:rsidRDefault="008D1018" w:rsidP="008D1018">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5307E1">
        <w:rPr>
          <w:rFonts w:ascii="Times New Roman" w:eastAsia="Times New Roman" w:hAnsi="Times New Roman" w:cs="Times New Roman"/>
          <w:sz w:val="28"/>
          <w:szCs w:val="28"/>
        </w:rPr>
        <w:t>Add </w:t>
      </w:r>
      <w:r w:rsidRPr="005307E1">
        <w:rPr>
          <w:rFonts w:ascii="Times New Roman" w:eastAsia="Times New Roman" w:hAnsi="Times New Roman" w:cs="Times New Roman"/>
          <w:color w:val="808080"/>
          <w:sz w:val="28"/>
          <w:szCs w:val="28"/>
        </w:rPr>
        <w:t>@Cacheable</w:t>
      </w:r>
      <w:r w:rsidRPr="005307E1">
        <w:rPr>
          <w:rFonts w:ascii="Times New Roman" w:eastAsia="Times New Roman" w:hAnsi="Times New Roman" w:cs="Times New Roman"/>
          <w:sz w:val="28"/>
          <w:szCs w:val="28"/>
        </w:rPr>
        <w:t xml:space="preserve"> annotation to the method which you would like to cache the result</w:t>
      </w:r>
    </w:p>
    <w:p w:rsidR="008D1018" w:rsidRPr="005307E1" w:rsidRDefault="008C02AE" w:rsidP="009E208C">
      <w:pPr>
        <w:rPr>
          <w:sz w:val="28"/>
          <w:szCs w:val="28"/>
        </w:rPr>
      </w:pPr>
      <w:r w:rsidRPr="005307E1">
        <w:rPr>
          <w:noProof/>
          <w:sz w:val="28"/>
          <w:szCs w:val="28"/>
        </w:rPr>
        <w:drawing>
          <wp:inline distT="0" distB="0" distL="0" distR="0" wp14:anchorId="3F6B0E70" wp14:editId="0915A892">
            <wp:extent cx="5943600" cy="479933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4799330"/>
                    </a:xfrm>
                    <a:prstGeom prst="rect">
                      <a:avLst/>
                    </a:prstGeom>
                  </pic:spPr>
                </pic:pic>
              </a:graphicData>
            </a:graphic>
          </wp:inline>
        </w:drawing>
      </w:r>
    </w:p>
    <w:p w:rsidR="008C02AE" w:rsidRPr="005307E1" w:rsidRDefault="008C02AE" w:rsidP="009E208C">
      <w:pPr>
        <w:rPr>
          <w:sz w:val="28"/>
          <w:szCs w:val="28"/>
        </w:rPr>
      </w:pPr>
      <w:r w:rsidRPr="005307E1">
        <w:rPr>
          <w:noProof/>
          <w:sz w:val="28"/>
          <w:szCs w:val="28"/>
        </w:rPr>
        <w:lastRenderedPageBreak/>
        <w:drawing>
          <wp:inline distT="0" distB="0" distL="0" distR="0" wp14:anchorId="1EF0A043" wp14:editId="1040FF29">
            <wp:extent cx="5943600" cy="36423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642360"/>
                    </a:xfrm>
                    <a:prstGeom prst="rect">
                      <a:avLst/>
                    </a:prstGeom>
                  </pic:spPr>
                </pic:pic>
              </a:graphicData>
            </a:graphic>
          </wp:inline>
        </w:drawing>
      </w:r>
    </w:p>
    <w:p w:rsidR="008C02AE" w:rsidRPr="005307E1" w:rsidRDefault="008C02AE" w:rsidP="008C02AE">
      <w:pPr>
        <w:pStyle w:val="Heading2"/>
        <w:rPr>
          <w:sz w:val="28"/>
          <w:szCs w:val="28"/>
        </w:rPr>
      </w:pPr>
      <w:r w:rsidRPr="005307E1">
        <w:rPr>
          <w:sz w:val="28"/>
          <w:szCs w:val="28"/>
        </w:rPr>
        <w:t>SpringJava4sController.java</w:t>
      </w:r>
    </w:p>
    <w:p w:rsidR="008C02AE" w:rsidRPr="005307E1" w:rsidRDefault="008C02AE" w:rsidP="009E208C">
      <w:pPr>
        <w:rPr>
          <w:sz w:val="28"/>
          <w:szCs w:val="28"/>
        </w:rPr>
      </w:pPr>
      <w:r w:rsidRPr="005307E1">
        <w:rPr>
          <w:noProof/>
          <w:sz w:val="28"/>
          <w:szCs w:val="28"/>
        </w:rPr>
        <w:lastRenderedPageBreak/>
        <w:drawing>
          <wp:inline distT="0" distB="0" distL="0" distR="0" wp14:anchorId="2889930D" wp14:editId="40DB1451">
            <wp:extent cx="5943600" cy="47028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702810"/>
                    </a:xfrm>
                    <a:prstGeom prst="rect">
                      <a:avLst/>
                    </a:prstGeom>
                  </pic:spPr>
                </pic:pic>
              </a:graphicData>
            </a:graphic>
          </wp:inline>
        </w:drawing>
      </w:r>
    </w:p>
    <w:p w:rsidR="008C02AE" w:rsidRPr="005307E1" w:rsidRDefault="008C02AE" w:rsidP="008C02AE">
      <w:pPr>
        <w:pStyle w:val="Heading2"/>
        <w:rPr>
          <w:sz w:val="28"/>
          <w:szCs w:val="28"/>
        </w:rPr>
      </w:pPr>
      <w:r w:rsidRPr="005307E1">
        <w:rPr>
          <w:sz w:val="28"/>
          <w:szCs w:val="28"/>
        </w:rPr>
        <w:t>Output</w:t>
      </w:r>
    </w:p>
    <w:p w:rsidR="008C02AE" w:rsidRPr="005307E1" w:rsidRDefault="008C02AE" w:rsidP="008C02AE">
      <w:pPr>
        <w:pStyle w:val="NormalWeb"/>
        <w:rPr>
          <w:rStyle w:val="Emphasis"/>
          <w:sz w:val="28"/>
          <w:szCs w:val="28"/>
        </w:rPr>
      </w:pPr>
      <w:r w:rsidRPr="005307E1">
        <w:rPr>
          <w:sz w:val="28"/>
          <w:szCs w:val="28"/>
        </w:rPr>
        <w:t>Run the application at</w:t>
      </w:r>
      <w:proofErr w:type="gramStart"/>
      <w:r w:rsidRPr="005307E1">
        <w:rPr>
          <w:sz w:val="28"/>
          <w:szCs w:val="28"/>
        </w:rPr>
        <w:t>..</w:t>
      </w:r>
      <w:proofErr w:type="gramEnd"/>
      <w:r w:rsidRPr="005307E1">
        <w:rPr>
          <w:sz w:val="28"/>
          <w:szCs w:val="28"/>
        </w:rPr>
        <w:t xml:space="preserve">  </w:t>
      </w:r>
      <w:hyperlink r:id="rId57" w:history="1">
        <w:r w:rsidRPr="005307E1">
          <w:rPr>
            <w:rStyle w:val="Hyperlink"/>
            <w:sz w:val="28"/>
            <w:szCs w:val="28"/>
          </w:rPr>
          <w:t>http://localhost:8080/springbootcache/get-cust-info</w:t>
        </w:r>
      </w:hyperlink>
    </w:p>
    <w:p w:rsidR="008C02AE" w:rsidRPr="005307E1" w:rsidRDefault="008C02AE" w:rsidP="008C02AE">
      <w:pPr>
        <w:pStyle w:val="NormalWeb"/>
        <w:rPr>
          <w:sz w:val="28"/>
          <w:szCs w:val="28"/>
        </w:rPr>
      </w:pPr>
      <w:r w:rsidRPr="005307E1">
        <w:rPr>
          <w:noProof/>
          <w:sz w:val="28"/>
          <w:szCs w:val="28"/>
        </w:rPr>
        <w:lastRenderedPageBreak/>
        <w:drawing>
          <wp:inline distT="0" distB="0" distL="0" distR="0" wp14:anchorId="2FA742EA" wp14:editId="3EBEDC88">
            <wp:extent cx="5943600" cy="29387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938780"/>
                    </a:xfrm>
                    <a:prstGeom prst="rect">
                      <a:avLst/>
                    </a:prstGeom>
                  </pic:spPr>
                </pic:pic>
              </a:graphicData>
            </a:graphic>
          </wp:inline>
        </w:drawing>
      </w:r>
    </w:p>
    <w:p w:rsidR="008C02AE" w:rsidRPr="005307E1" w:rsidRDefault="008C02AE" w:rsidP="008C02AE">
      <w:pPr>
        <w:pStyle w:val="Heading2"/>
        <w:rPr>
          <w:sz w:val="28"/>
          <w:szCs w:val="28"/>
        </w:rPr>
      </w:pPr>
      <w:r w:rsidRPr="005307E1">
        <w:rPr>
          <w:sz w:val="28"/>
          <w:szCs w:val="28"/>
        </w:rPr>
        <w:t>Clear the Cache</w:t>
      </w:r>
    </w:p>
    <w:p w:rsidR="008C02AE" w:rsidRPr="005307E1" w:rsidRDefault="008C02AE" w:rsidP="008C02AE">
      <w:pPr>
        <w:pStyle w:val="NormalWeb"/>
        <w:rPr>
          <w:sz w:val="28"/>
          <w:szCs w:val="28"/>
        </w:rPr>
      </w:pPr>
      <w:r w:rsidRPr="005307E1">
        <w:rPr>
          <w:sz w:val="28"/>
          <w:szCs w:val="28"/>
        </w:rPr>
        <w:t xml:space="preserve">Generally from our side we will </w:t>
      </w:r>
      <w:r w:rsidRPr="005307E1">
        <w:rPr>
          <w:color w:val="339966"/>
          <w:sz w:val="28"/>
          <w:szCs w:val="28"/>
        </w:rPr>
        <w:t>clean</w:t>
      </w:r>
      <w:r w:rsidRPr="005307E1">
        <w:rPr>
          <w:sz w:val="28"/>
          <w:szCs w:val="28"/>
        </w:rPr>
        <w:t xml:space="preserve"> or </w:t>
      </w:r>
      <w:r w:rsidRPr="005307E1">
        <w:rPr>
          <w:color w:val="339966"/>
          <w:sz w:val="28"/>
          <w:szCs w:val="28"/>
        </w:rPr>
        <w:t>flush</w:t>
      </w:r>
      <w:r w:rsidRPr="005307E1">
        <w:rPr>
          <w:sz w:val="28"/>
          <w:szCs w:val="28"/>
        </w:rPr>
        <w:t xml:space="preserve"> the cache after any update or delete operations, for that we use </w:t>
      </w:r>
      <w:r w:rsidRPr="005307E1">
        <w:rPr>
          <w:rStyle w:val="Emphasis"/>
          <w:color w:val="333399"/>
          <w:sz w:val="28"/>
          <w:szCs w:val="28"/>
        </w:rPr>
        <w:t>@</w:t>
      </w:r>
      <w:proofErr w:type="spellStart"/>
      <w:r w:rsidRPr="005307E1">
        <w:rPr>
          <w:rStyle w:val="Emphasis"/>
          <w:color w:val="333399"/>
          <w:sz w:val="28"/>
          <w:szCs w:val="28"/>
        </w:rPr>
        <w:t>CacheEvict</w:t>
      </w:r>
      <w:proofErr w:type="spellEnd"/>
      <w:r w:rsidRPr="005307E1">
        <w:rPr>
          <w:sz w:val="28"/>
          <w:szCs w:val="28"/>
        </w:rPr>
        <w:t xml:space="preserve"> annotation on the required method.</w:t>
      </w:r>
    </w:p>
    <w:p w:rsidR="008C02AE" w:rsidRPr="005307E1" w:rsidRDefault="008C02AE" w:rsidP="008C02AE">
      <w:pPr>
        <w:pStyle w:val="HTMLPreformatted"/>
        <w:rPr>
          <w:sz w:val="28"/>
          <w:szCs w:val="28"/>
        </w:rPr>
      </w:pPr>
      <w:proofErr w:type="gramStart"/>
      <w:r w:rsidRPr="005307E1">
        <w:rPr>
          <w:rStyle w:val="annotations"/>
          <w:sz w:val="28"/>
          <w:szCs w:val="28"/>
        </w:rPr>
        <w:t>@</w:t>
      </w:r>
      <w:proofErr w:type="spellStart"/>
      <w:r w:rsidRPr="005307E1">
        <w:rPr>
          <w:rStyle w:val="annotations"/>
          <w:sz w:val="28"/>
          <w:szCs w:val="28"/>
        </w:rPr>
        <w:t>CacheEvict</w:t>
      </w:r>
      <w:proofErr w:type="spellEnd"/>
      <w:r w:rsidRPr="005307E1">
        <w:rPr>
          <w:rStyle w:val="annotations"/>
          <w:sz w:val="28"/>
          <w:szCs w:val="28"/>
        </w:rPr>
        <w:t>(</w:t>
      </w:r>
      <w:proofErr w:type="gramEnd"/>
      <w:r w:rsidRPr="005307E1">
        <w:rPr>
          <w:rStyle w:val="eq"/>
          <w:sz w:val="28"/>
          <w:szCs w:val="28"/>
        </w:rPr>
        <w:t>value</w:t>
      </w:r>
      <w:r w:rsidRPr="005307E1">
        <w:rPr>
          <w:rStyle w:val="annotations"/>
          <w:sz w:val="28"/>
          <w:szCs w:val="28"/>
        </w:rPr>
        <w:t xml:space="preserve"> = </w:t>
      </w:r>
      <w:r w:rsidRPr="005307E1">
        <w:rPr>
          <w:rStyle w:val="brg"/>
          <w:sz w:val="28"/>
          <w:szCs w:val="28"/>
        </w:rPr>
        <w:t>"</w:t>
      </w:r>
      <w:proofErr w:type="spellStart"/>
      <w:r w:rsidRPr="005307E1">
        <w:rPr>
          <w:rStyle w:val="brg"/>
          <w:sz w:val="28"/>
          <w:szCs w:val="28"/>
        </w:rPr>
        <w:t>cacheCustInfo</w:t>
      </w:r>
      <w:proofErr w:type="spellEnd"/>
      <w:r w:rsidRPr="005307E1">
        <w:rPr>
          <w:rStyle w:val="brg"/>
          <w:sz w:val="28"/>
          <w:szCs w:val="28"/>
        </w:rPr>
        <w:t>"</w:t>
      </w:r>
      <w:r w:rsidRPr="005307E1">
        <w:rPr>
          <w:rStyle w:val="annotations"/>
          <w:sz w:val="28"/>
          <w:szCs w:val="28"/>
        </w:rPr>
        <w:t xml:space="preserve">, </w:t>
      </w:r>
      <w:proofErr w:type="spellStart"/>
      <w:r w:rsidRPr="005307E1">
        <w:rPr>
          <w:rStyle w:val="annotations"/>
          <w:sz w:val="28"/>
          <w:szCs w:val="28"/>
        </w:rPr>
        <w:t>allEntries</w:t>
      </w:r>
      <w:proofErr w:type="spellEnd"/>
      <w:r w:rsidRPr="005307E1">
        <w:rPr>
          <w:rStyle w:val="annotations"/>
          <w:sz w:val="28"/>
          <w:szCs w:val="28"/>
        </w:rPr>
        <w:t xml:space="preserve">=true) </w:t>
      </w:r>
      <w:r w:rsidRPr="005307E1">
        <w:rPr>
          <w:rStyle w:val="scomments"/>
          <w:sz w:val="28"/>
          <w:szCs w:val="28"/>
        </w:rPr>
        <w:t>// @</w:t>
      </w:r>
      <w:proofErr w:type="spellStart"/>
      <w:r w:rsidRPr="005307E1">
        <w:rPr>
          <w:rStyle w:val="scomments"/>
          <w:sz w:val="28"/>
          <w:szCs w:val="28"/>
        </w:rPr>
        <w:t>CacheEvict</w:t>
      </w:r>
      <w:proofErr w:type="spellEnd"/>
      <w:r w:rsidRPr="005307E1">
        <w:rPr>
          <w:rStyle w:val="scomments"/>
          <w:sz w:val="28"/>
          <w:szCs w:val="28"/>
        </w:rPr>
        <w:t xml:space="preserve"> will clear the cache when delete any customer info from the database.</w:t>
      </w:r>
    </w:p>
    <w:p w:rsidR="008C02AE" w:rsidRPr="005307E1" w:rsidRDefault="008C02AE" w:rsidP="008C02AE">
      <w:pPr>
        <w:pStyle w:val="HTMLPreformatted"/>
        <w:rPr>
          <w:sz w:val="28"/>
          <w:szCs w:val="28"/>
        </w:rPr>
      </w:pPr>
      <w:r w:rsidRPr="005307E1">
        <w:rPr>
          <w:sz w:val="28"/>
          <w:szCs w:val="28"/>
        </w:rPr>
        <w:t xml:space="preserve">    </w:t>
      </w:r>
      <w:proofErr w:type="gramStart"/>
      <w:r w:rsidRPr="005307E1">
        <w:rPr>
          <w:rStyle w:val="orange"/>
          <w:sz w:val="28"/>
          <w:szCs w:val="28"/>
        </w:rPr>
        <w:t>public</w:t>
      </w:r>
      <w:proofErr w:type="gramEnd"/>
      <w:r w:rsidRPr="005307E1">
        <w:rPr>
          <w:sz w:val="28"/>
          <w:szCs w:val="28"/>
        </w:rPr>
        <w:t xml:space="preserve"> </w:t>
      </w:r>
      <w:r w:rsidRPr="005307E1">
        <w:rPr>
          <w:rStyle w:val="void"/>
          <w:sz w:val="28"/>
          <w:szCs w:val="28"/>
        </w:rPr>
        <w:t>void</w:t>
      </w:r>
      <w:r w:rsidRPr="005307E1">
        <w:rPr>
          <w:sz w:val="28"/>
          <w:szCs w:val="28"/>
        </w:rPr>
        <w:t xml:space="preserve"> </w:t>
      </w:r>
      <w:proofErr w:type="spellStart"/>
      <w:r w:rsidRPr="005307E1">
        <w:rPr>
          <w:sz w:val="28"/>
          <w:szCs w:val="28"/>
        </w:rPr>
        <w:t>removeEmployee</w:t>
      </w:r>
      <w:proofErr w:type="spellEnd"/>
      <w:r w:rsidRPr="005307E1">
        <w:rPr>
          <w:sz w:val="28"/>
          <w:szCs w:val="28"/>
        </w:rPr>
        <w:t xml:space="preserve">(Id </w:t>
      </w:r>
      <w:proofErr w:type="spellStart"/>
      <w:r w:rsidRPr="005307E1">
        <w:rPr>
          <w:sz w:val="28"/>
          <w:szCs w:val="28"/>
        </w:rPr>
        <w:t>customerId</w:t>
      </w:r>
      <w:proofErr w:type="spellEnd"/>
      <w:r w:rsidRPr="005307E1">
        <w:rPr>
          <w:sz w:val="28"/>
          <w:szCs w:val="28"/>
        </w:rPr>
        <w:t xml:space="preserve">) </w:t>
      </w:r>
      <w:r w:rsidRPr="005307E1">
        <w:rPr>
          <w:rStyle w:val="orange"/>
          <w:sz w:val="28"/>
          <w:szCs w:val="28"/>
        </w:rPr>
        <w:t>{</w:t>
      </w:r>
    </w:p>
    <w:p w:rsidR="008C02AE" w:rsidRPr="005307E1" w:rsidRDefault="008C02AE" w:rsidP="008C02AE">
      <w:pPr>
        <w:pStyle w:val="HTMLPreformatted"/>
        <w:rPr>
          <w:sz w:val="28"/>
          <w:szCs w:val="28"/>
        </w:rPr>
      </w:pPr>
      <w:r w:rsidRPr="005307E1">
        <w:rPr>
          <w:sz w:val="28"/>
          <w:szCs w:val="28"/>
        </w:rPr>
        <w:t xml:space="preserve">    </w:t>
      </w:r>
    </w:p>
    <w:p w:rsidR="008C02AE" w:rsidRPr="005307E1" w:rsidRDefault="008C02AE" w:rsidP="008C02AE">
      <w:pPr>
        <w:pStyle w:val="HTMLPreformatted"/>
        <w:rPr>
          <w:sz w:val="28"/>
          <w:szCs w:val="28"/>
        </w:rPr>
      </w:pPr>
      <w:r w:rsidRPr="005307E1">
        <w:rPr>
          <w:sz w:val="28"/>
          <w:szCs w:val="28"/>
        </w:rPr>
        <w:t xml:space="preserve">        </w:t>
      </w:r>
      <w:r w:rsidRPr="005307E1">
        <w:rPr>
          <w:rStyle w:val="scomments"/>
          <w:sz w:val="28"/>
          <w:szCs w:val="28"/>
        </w:rPr>
        <w:t>//Database logic will go here to remove the particular customer from the DB.</w:t>
      </w:r>
    </w:p>
    <w:p w:rsidR="008C02AE" w:rsidRPr="005307E1" w:rsidRDefault="008C02AE" w:rsidP="008C02AE">
      <w:pPr>
        <w:pStyle w:val="HTMLPreformatted"/>
        <w:rPr>
          <w:sz w:val="28"/>
          <w:szCs w:val="28"/>
        </w:rPr>
      </w:pPr>
    </w:p>
    <w:p w:rsidR="008C02AE" w:rsidRPr="005307E1" w:rsidRDefault="008C02AE" w:rsidP="008C02AE">
      <w:pPr>
        <w:pStyle w:val="HTMLPreformatted"/>
        <w:rPr>
          <w:rStyle w:val="orange"/>
          <w:sz w:val="28"/>
          <w:szCs w:val="28"/>
        </w:rPr>
      </w:pPr>
      <w:r w:rsidRPr="005307E1">
        <w:rPr>
          <w:sz w:val="28"/>
          <w:szCs w:val="28"/>
        </w:rPr>
        <w:t xml:space="preserve">    </w:t>
      </w:r>
      <w:r w:rsidRPr="005307E1">
        <w:rPr>
          <w:rStyle w:val="orange"/>
          <w:sz w:val="28"/>
          <w:szCs w:val="28"/>
        </w:rPr>
        <w:t>}</w:t>
      </w:r>
    </w:p>
    <w:p w:rsidR="008C02AE" w:rsidRPr="005307E1" w:rsidRDefault="008C02AE" w:rsidP="008C02AE">
      <w:pPr>
        <w:pStyle w:val="HTMLPreformatted"/>
        <w:rPr>
          <w:rStyle w:val="orange"/>
          <w:sz w:val="28"/>
          <w:szCs w:val="28"/>
        </w:rPr>
      </w:pPr>
    </w:p>
    <w:p w:rsidR="008C02AE" w:rsidRPr="005307E1" w:rsidRDefault="008C02AE" w:rsidP="008C02AE">
      <w:pPr>
        <w:pStyle w:val="Heading2"/>
        <w:rPr>
          <w:sz w:val="28"/>
          <w:szCs w:val="28"/>
        </w:rPr>
      </w:pPr>
      <w:r w:rsidRPr="005307E1">
        <w:rPr>
          <w:sz w:val="28"/>
          <w:szCs w:val="28"/>
        </w:rPr>
        <w:t xml:space="preserve">How to </w:t>
      </w:r>
      <w:proofErr w:type="gramStart"/>
      <w:r w:rsidRPr="005307E1">
        <w:rPr>
          <w:sz w:val="28"/>
          <w:szCs w:val="28"/>
        </w:rPr>
        <w:t>Disable</w:t>
      </w:r>
      <w:proofErr w:type="gramEnd"/>
      <w:r w:rsidRPr="005307E1">
        <w:rPr>
          <w:sz w:val="28"/>
          <w:szCs w:val="28"/>
        </w:rPr>
        <w:t xml:space="preserve"> cache</w:t>
      </w:r>
    </w:p>
    <w:p w:rsidR="008C02AE" w:rsidRPr="005307E1" w:rsidRDefault="008C02AE" w:rsidP="008C02AE">
      <w:pPr>
        <w:pStyle w:val="NormalWeb"/>
        <w:rPr>
          <w:sz w:val="28"/>
          <w:szCs w:val="28"/>
        </w:rPr>
      </w:pPr>
      <w:r w:rsidRPr="005307E1">
        <w:rPr>
          <w:sz w:val="28"/>
          <w:szCs w:val="28"/>
        </w:rPr>
        <w:t xml:space="preserve">If we would like to disable the cache, no need to remove all the annotations 🙂 just add the below line in the </w:t>
      </w:r>
      <w:proofErr w:type="spellStart"/>
      <w:r w:rsidRPr="005307E1">
        <w:rPr>
          <w:rStyle w:val="Emphasis"/>
          <w:color w:val="993366"/>
          <w:sz w:val="28"/>
          <w:szCs w:val="28"/>
        </w:rPr>
        <w:t>application.properties</w:t>
      </w:r>
      <w:proofErr w:type="spellEnd"/>
      <w:r w:rsidRPr="005307E1">
        <w:rPr>
          <w:sz w:val="28"/>
          <w:szCs w:val="28"/>
        </w:rPr>
        <w:t xml:space="preserve"> file, it takes care everything for you.</w:t>
      </w:r>
    </w:p>
    <w:p w:rsidR="008C02AE" w:rsidRPr="005307E1" w:rsidRDefault="008C02AE" w:rsidP="008C02AE">
      <w:pPr>
        <w:pStyle w:val="NormalWeb"/>
        <w:rPr>
          <w:sz w:val="28"/>
          <w:szCs w:val="28"/>
        </w:rPr>
      </w:pPr>
      <w:proofErr w:type="spellStart"/>
      <w:r w:rsidRPr="005307E1">
        <w:rPr>
          <w:sz w:val="28"/>
          <w:szCs w:val="28"/>
        </w:rPr>
        <w:t>spring.</w:t>
      </w:r>
      <w:r w:rsidRPr="005307E1">
        <w:rPr>
          <w:rStyle w:val="me0"/>
          <w:sz w:val="28"/>
          <w:szCs w:val="28"/>
        </w:rPr>
        <w:t>cache</w:t>
      </w:r>
      <w:r w:rsidRPr="005307E1">
        <w:rPr>
          <w:sz w:val="28"/>
          <w:szCs w:val="28"/>
        </w:rPr>
        <w:t>.</w:t>
      </w:r>
      <w:r w:rsidRPr="005307E1">
        <w:rPr>
          <w:rStyle w:val="me0"/>
          <w:sz w:val="28"/>
          <w:szCs w:val="28"/>
        </w:rPr>
        <w:t>type</w:t>
      </w:r>
      <w:proofErr w:type="spellEnd"/>
      <w:r w:rsidRPr="005307E1">
        <w:rPr>
          <w:sz w:val="28"/>
          <w:szCs w:val="28"/>
        </w:rPr>
        <w:t>=none</w:t>
      </w:r>
    </w:p>
    <w:p w:rsidR="008C02AE" w:rsidRPr="005307E1" w:rsidRDefault="008C02AE" w:rsidP="008C02AE">
      <w:pPr>
        <w:pStyle w:val="Heading1"/>
      </w:pPr>
      <w:r w:rsidRPr="005307E1">
        <w:lastRenderedPageBreak/>
        <w:t xml:space="preserve">Spring Boot Configure </w:t>
      </w:r>
      <w:proofErr w:type="spellStart"/>
      <w:r w:rsidRPr="005307E1">
        <w:t>DataSource</w:t>
      </w:r>
      <w:proofErr w:type="spellEnd"/>
      <w:r w:rsidRPr="005307E1">
        <w:t xml:space="preserve"> Using JNDI with Example</w:t>
      </w:r>
    </w:p>
    <w:p w:rsidR="008C02AE" w:rsidRPr="005307E1" w:rsidRDefault="008C02AE" w:rsidP="008C02AE">
      <w:pPr>
        <w:pStyle w:val="HTMLPreformatted"/>
        <w:rPr>
          <w:sz w:val="28"/>
          <w:szCs w:val="28"/>
        </w:rPr>
      </w:pPr>
      <w:r w:rsidRPr="005307E1">
        <w:rPr>
          <w:rStyle w:val="post-first-letter"/>
          <w:sz w:val="28"/>
          <w:szCs w:val="28"/>
        </w:rPr>
        <w:t>W</w:t>
      </w:r>
      <w:r w:rsidRPr="005307E1">
        <w:rPr>
          <w:sz w:val="28"/>
          <w:szCs w:val="28"/>
        </w:rPr>
        <w:t xml:space="preserve">e already saw the default approach to </w:t>
      </w:r>
      <w:r w:rsidRPr="005307E1">
        <w:rPr>
          <w:color w:val="008000"/>
          <w:sz w:val="28"/>
          <w:szCs w:val="28"/>
        </w:rPr>
        <w:t>configure</w:t>
      </w:r>
      <w:r w:rsidRPr="005307E1">
        <w:rPr>
          <w:sz w:val="28"/>
          <w:szCs w:val="28"/>
        </w:rPr>
        <w:t xml:space="preserve"> </w:t>
      </w:r>
      <w:proofErr w:type="spellStart"/>
      <w:r w:rsidRPr="005307E1">
        <w:rPr>
          <w:sz w:val="28"/>
          <w:szCs w:val="28"/>
        </w:rPr>
        <w:t>datasource</w:t>
      </w:r>
      <w:proofErr w:type="spellEnd"/>
      <w:r w:rsidRPr="005307E1">
        <w:rPr>
          <w:sz w:val="28"/>
          <w:szCs w:val="28"/>
        </w:rPr>
        <w:t xml:space="preserve">, in this article I am going to explain you how to configure </w:t>
      </w:r>
      <w:proofErr w:type="spellStart"/>
      <w:r w:rsidRPr="005307E1">
        <w:rPr>
          <w:color w:val="D4225A"/>
          <w:sz w:val="28"/>
          <w:szCs w:val="28"/>
        </w:rPr>
        <w:t>datasources</w:t>
      </w:r>
      <w:proofErr w:type="spellEnd"/>
      <w:r w:rsidRPr="005307E1">
        <w:rPr>
          <w:sz w:val="28"/>
          <w:szCs w:val="28"/>
        </w:rPr>
        <w:t xml:space="preserve"> using </w:t>
      </w:r>
      <w:r w:rsidRPr="005307E1">
        <w:rPr>
          <w:color w:val="0000FF"/>
          <w:sz w:val="28"/>
          <w:szCs w:val="28"/>
        </w:rPr>
        <w:t>JNDI</w:t>
      </w:r>
      <w:r w:rsidRPr="005307E1">
        <w:rPr>
          <w:sz w:val="28"/>
          <w:szCs w:val="28"/>
        </w:rPr>
        <w:t xml:space="preserve"> lookup in spring boot applications. </w:t>
      </w:r>
    </w:p>
    <w:p w:rsidR="008C02AE" w:rsidRPr="005307E1" w:rsidRDefault="008C02AE" w:rsidP="008C02AE">
      <w:pPr>
        <w:pStyle w:val="NormalWeb"/>
        <w:rPr>
          <w:sz w:val="28"/>
          <w:szCs w:val="28"/>
        </w:rPr>
      </w:pPr>
    </w:p>
    <w:p w:rsidR="008C02AE" w:rsidRPr="005307E1" w:rsidRDefault="008C02AE" w:rsidP="009E208C">
      <w:pPr>
        <w:rPr>
          <w:sz w:val="28"/>
          <w:szCs w:val="28"/>
        </w:rPr>
      </w:pPr>
    </w:p>
    <w:p w:rsidR="00E44960" w:rsidRPr="005307E1" w:rsidRDefault="00E44960" w:rsidP="00E44960">
      <w:pPr>
        <w:spacing w:before="100" w:beforeAutospacing="1" w:after="100" w:afterAutospacing="1" w:line="240" w:lineRule="auto"/>
        <w:ind w:left="720"/>
        <w:rPr>
          <w:rFonts w:ascii="Times New Roman" w:eastAsia="Times New Roman" w:hAnsi="Times New Roman" w:cs="Times New Roman"/>
          <w:b/>
          <w:sz w:val="28"/>
          <w:szCs w:val="28"/>
        </w:rPr>
      </w:pPr>
    </w:p>
    <w:p w:rsidR="00787213" w:rsidRPr="005307E1" w:rsidRDefault="00787213" w:rsidP="004035B7">
      <w:pPr>
        <w:rPr>
          <w:sz w:val="28"/>
          <w:szCs w:val="28"/>
        </w:rPr>
      </w:pPr>
    </w:p>
    <w:p w:rsidR="000A5100" w:rsidRPr="005307E1" w:rsidRDefault="000A5100" w:rsidP="004D28A0">
      <w:pPr>
        <w:rPr>
          <w:sz w:val="28"/>
          <w:szCs w:val="28"/>
        </w:rPr>
      </w:pPr>
    </w:p>
    <w:p w:rsidR="00FB6052" w:rsidRPr="005307E1" w:rsidRDefault="00FB6052">
      <w:pPr>
        <w:rPr>
          <w:sz w:val="28"/>
          <w:szCs w:val="28"/>
        </w:rPr>
      </w:pPr>
    </w:p>
    <w:sectPr w:rsidR="00FB6052" w:rsidRPr="005307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71E61"/>
    <w:multiLevelType w:val="multilevel"/>
    <w:tmpl w:val="2B6A0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1166F2"/>
    <w:multiLevelType w:val="multilevel"/>
    <w:tmpl w:val="33ACA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6354ED"/>
    <w:multiLevelType w:val="multilevel"/>
    <w:tmpl w:val="AC80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174B8A"/>
    <w:multiLevelType w:val="multilevel"/>
    <w:tmpl w:val="7024A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E61D88"/>
    <w:multiLevelType w:val="multilevel"/>
    <w:tmpl w:val="6882A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F040CD9"/>
    <w:multiLevelType w:val="multilevel"/>
    <w:tmpl w:val="1F903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7EE72EF"/>
    <w:multiLevelType w:val="multilevel"/>
    <w:tmpl w:val="F6047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D5F7F03"/>
    <w:multiLevelType w:val="multilevel"/>
    <w:tmpl w:val="F6C0E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6"/>
  </w:num>
  <w:num w:numId="4">
    <w:abstractNumId w:val="4"/>
  </w:num>
  <w:num w:numId="5">
    <w:abstractNumId w:val="3"/>
  </w:num>
  <w:num w:numId="6">
    <w:abstractNumId w:val="2"/>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756"/>
    <w:rsid w:val="00032242"/>
    <w:rsid w:val="00056911"/>
    <w:rsid w:val="000A5100"/>
    <w:rsid w:val="000F5BBA"/>
    <w:rsid w:val="00196013"/>
    <w:rsid w:val="00241F80"/>
    <w:rsid w:val="002C2EBE"/>
    <w:rsid w:val="002D4675"/>
    <w:rsid w:val="003A2C8D"/>
    <w:rsid w:val="003C18D2"/>
    <w:rsid w:val="003D0548"/>
    <w:rsid w:val="004035B7"/>
    <w:rsid w:val="0046763E"/>
    <w:rsid w:val="00474756"/>
    <w:rsid w:val="00486C72"/>
    <w:rsid w:val="004D28A0"/>
    <w:rsid w:val="005307E1"/>
    <w:rsid w:val="00537B47"/>
    <w:rsid w:val="005A21A8"/>
    <w:rsid w:val="005B51FC"/>
    <w:rsid w:val="00725D5F"/>
    <w:rsid w:val="00751D99"/>
    <w:rsid w:val="00765D65"/>
    <w:rsid w:val="00787213"/>
    <w:rsid w:val="00817443"/>
    <w:rsid w:val="008C02AE"/>
    <w:rsid w:val="008D1018"/>
    <w:rsid w:val="00982BDC"/>
    <w:rsid w:val="009E208C"/>
    <w:rsid w:val="00B968A6"/>
    <w:rsid w:val="00BD1C0A"/>
    <w:rsid w:val="00CF6B7D"/>
    <w:rsid w:val="00E44960"/>
    <w:rsid w:val="00ED085D"/>
    <w:rsid w:val="00EE0E90"/>
    <w:rsid w:val="00F72BE0"/>
    <w:rsid w:val="00F82CB2"/>
    <w:rsid w:val="00F854B2"/>
    <w:rsid w:val="00FB6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60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82CB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6C72"/>
    <w:rPr>
      <w:color w:val="0000FF"/>
      <w:u w:val="single"/>
    </w:rPr>
  </w:style>
  <w:style w:type="paragraph" w:styleId="HTMLPreformatted">
    <w:name w:val="HTML Preformatted"/>
    <w:basedOn w:val="Normal"/>
    <w:link w:val="HTMLPreformattedChar"/>
    <w:uiPriority w:val="99"/>
    <w:semiHidden/>
    <w:unhideWhenUsed/>
    <w:rsid w:val="00486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6C72"/>
    <w:rPr>
      <w:rFonts w:ascii="Courier New" w:eastAsia="Times New Roman" w:hAnsi="Courier New" w:cs="Courier New"/>
      <w:sz w:val="20"/>
      <w:szCs w:val="20"/>
    </w:rPr>
  </w:style>
  <w:style w:type="character" w:customStyle="1" w:styleId="blue">
    <w:name w:val="blue"/>
    <w:basedOn w:val="DefaultParagraphFont"/>
    <w:rsid w:val="00486C72"/>
  </w:style>
  <w:style w:type="character" w:customStyle="1" w:styleId="brg">
    <w:name w:val="brg"/>
    <w:basedOn w:val="DefaultParagraphFont"/>
    <w:rsid w:val="00486C72"/>
  </w:style>
  <w:style w:type="character" w:customStyle="1" w:styleId="scomments">
    <w:name w:val="scomments"/>
    <w:basedOn w:val="DefaultParagraphFont"/>
    <w:rsid w:val="00486C72"/>
  </w:style>
  <w:style w:type="character" w:customStyle="1" w:styleId="maven">
    <w:name w:val="maven"/>
    <w:basedOn w:val="DefaultParagraphFont"/>
    <w:rsid w:val="00486C72"/>
  </w:style>
  <w:style w:type="character" w:styleId="Strong">
    <w:name w:val="Strong"/>
    <w:basedOn w:val="DefaultParagraphFont"/>
    <w:uiPriority w:val="22"/>
    <w:qFormat/>
    <w:rsid w:val="00196013"/>
    <w:rPr>
      <w:b/>
      <w:bCs/>
    </w:rPr>
  </w:style>
  <w:style w:type="character" w:customStyle="1" w:styleId="Heading2Char">
    <w:name w:val="Heading 2 Char"/>
    <w:basedOn w:val="DefaultParagraphFont"/>
    <w:link w:val="Heading2"/>
    <w:uiPriority w:val="9"/>
    <w:rsid w:val="00F82CB2"/>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F82C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CB2"/>
    <w:rPr>
      <w:rFonts w:ascii="Tahoma" w:hAnsi="Tahoma" w:cs="Tahoma"/>
      <w:sz w:val="16"/>
      <w:szCs w:val="16"/>
    </w:rPr>
  </w:style>
  <w:style w:type="character" w:styleId="Emphasis">
    <w:name w:val="Emphasis"/>
    <w:basedOn w:val="DefaultParagraphFont"/>
    <w:uiPriority w:val="20"/>
    <w:qFormat/>
    <w:rsid w:val="000F5BBA"/>
    <w:rPr>
      <w:i/>
      <w:iCs/>
    </w:rPr>
  </w:style>
  <w:style w:type="character" w:customStyle="1" w:styleId="Heading1Char">
    <w:name w:val="Heading 1 Char"/>
    <w:basedOn w:val="DefaultParagraphFont"/>
    <w:link w:val="Heading1"/>
    <w:uiPriority w:val="9"/>
    <w:rsid w:val="00FB6052"/>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4D28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pscomments">
    <w:name w:val="propscomments"/>
    <w:basedOn w:val="DefaultParagraphFont"/>
    <w:rsid w:val="00787213"/>
  </w:style>
  <w:style w:type="character" w:customStyle="1" w:styleId="annotations">
    <w:name w:val="annotations"/>
    <w:basedOn w:val="DefaultParagraphFont"/>
    <w:rsid w:val="00787213"/>
  </w:style>
  <w:style w:type="character" w:customStyle="1" w:styleId="orange">
    <w:name w:val="orange"/>
    <w:basedOn w:val="DefaultParagraphFont"/>
    <w:rsid w:val="00787213"/>
  </w:style>
  <w:style w:type="character" w:customStyle="1" w:styleId="line-numbers">
    <w:name w:val="line-numbers"/>
    <w:basedOn w:val="DefaultParagraphFont"/>
    <w:rsid w:val="00B968A6"/>
  </w:style>
  <w:style w:type="character" w:customStyle="1" w:styleId="commentsthree">
    <w:name w:val="commentsthree"/>
    <w:basedOn w:val="DefaultParagraphFont"/>
    <w:rsid w:val="00725D5F"/>
  </w:style>
  <w:style w:type="character" w:customStyle="1" w:styleId="post-first-letter">
    <w:name w:val="post-first-letter"/>
    <w:basedOn w:val="DefaultParagraphFont"/>
    <w:rsid w:val="00725D5F"/>
  </w:style>
  <w:style w:type="character" w:customStyle="1" w:styleId="eq">
    <w:name w:val="eq"/>
    <w:basedOn w:val="DefaultParagraphFont"/>
    <w:rsid w:val="008C02AE"/>
  </w:style>
  <w:style w:type="character" w:customStyle="1" w:styleId="void">
    <w:name w:val="void"/>
    <w:basedOn w:val="DefaultParagraphFont"/>
    <w:rsid w:val="008C02AE"/>
  </w:style>
  <w:style w:type="character" w:customStyle="1" w:styleId="me0">
    <w:name w:val="me0"/>
    <w:basedOn w:val="DefaultParagraphFont"/>
    <w:rsid w:val="008C02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60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82CB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6C72"/>
    <w:rPr>
      <w:color w:val="0000FF"/>
      <w:u w:val="single"/>
    </w:rPr>
  </w:style>
  <w:style w:type="paragraph" w:styleId="HTMLPreformatted">
    <w:name w:val="HTML Preformatted"/>
    <w:basedOn w:val="Normal"/>
    <w:link w:val="HTMLPreformattedChar"/>
    <w:uiPriority w:val="99"/>
    <w:semiHidden/>
    <w:unhideWhenUsed/>
    <w:rsid w:val="00486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6C72"/>
    <w:rPr>
      <w:rFonts w:ascii="Courier New" w:eastAsia="Times New Roman" w:hAnsi="Courier New" w:cs="Courier New"/>
      <w:sz w:val="20"/>
      <w:szCs w:val="20"/>
    </w:rPr>
  </w:style>
  <w:style w:type="character" w:customStyle="1" w:styleId="blue">
    <w:name w:val="blue"/>
    <w:basedOn w:val="DefaultParagraphFont"/>
    <w:rsid w:val="00486C72"/>
  </w:style>
  <w:style w:type="character" w:customStyle="1" w:styleId="brg">
    <w:name w:val="brg"/>
    <w:basedOn w:val="DefaultParagraphFont"/>
    <w:rsid w:val="00486C72"/>
  </w:style>
  <w:style w:type="character" w:customStyle="1" w:styleId="scomments">
    <w:name w:val="scomments"/>
    <w:basedOn w:val="DefaultParagraphFont"/>
    <w:rsid w:val="00486C72"/>
  </w:style>
  <w:style w:type="character" w:customStyle="1" w:styleId="maven">
    <w:name w:val="maven"/>
    <w:basedOn w:val="DefaultParagraphFont"/>
    <w:rsid w:val="00486C72"/>
  </w:style>
  <w:style w:type="character" w:styleId="Strong">
    <w:name w:val="Strong"/>
    <w:basedOn w:val="DefaultParagraphFont"/>
    <w:uiPriority w:val="22"/>
    <w:qFormat/>
    <w:rsid w:val="00196013"/>
    <w:rPr>
      <w:b/>
      <w:bCs/>
    </w:rPr>
  </w:style>
  <w:style w:type="character" w:customStyle="1" w:styleId="Heading2Char">
    <w:name w:val="Heading 2 Char"/>
    <w:basedOn w:val="DefaultParagraphFont"/>
    <w:link w:val="Heading2"/>
    <w:uiPriority w:val="9"/>
    <w:rsid w:val="00F82CB2"/>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F82C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CB2"/>
    <w:rPr>
      <w:rFonts w:ascii="Tahoma" w:hAnsi="Tahoma" w:cs="Tahoma"/>
      <w:sz w:val="16"/>
      <w:szCs w:val="16"/>
    </w:rPr>
  </w:style>
  <w:style w:type="character" w:styleId="Emphasis">
    <w:name w:val="Emphasis"/>
    <w:basedOn w:val="DefaultParagraphFont"/>
    <w:uiPriority w:val="20"/>
    <w:qFormat/>
    <w:rsid w:val="000F5BBA"/>
    <w:rPr>
      <w:i/>
      <w:iCs/>
    </w:rPr>
  </w:style>
  <w:style w:type="character" w:customStyle="1" w:styleId="Heading1Char">
    <w:name w:val="Heading 1 Char"/>
    <w:basedOn w:val="DefaultParagraphFont"/>
    <w:link w:val="Heading1"/>
    <w:uiPriority w:val="9"/>
    <w:rsid w:val="00FB6052"/>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4D28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pscomments">
    <w:name w:val="propscomments"/>
    <w:basedOn w:val="DefaultParagraphFont"/>
    <w:rsid w:val="00787213"/>
  </w:style>
  <w:style w:type="character" w:customStyle="1" w:styleId="annotations">
    <w:name w:val="annotations"/>
    <w:basedOn w:val="DefaultParagraphFont"/>
    <w:rsid w:val="00787213"/>
  </w:style>
  <w:style w:type="character" w:customStyle="1" w:styleId="orange">
    <w:name w:val="orange"/>
    <w:basedOn w:val="DefaultParagraphFont"/>
    <w:rsid w:val="00787213"/>
  </w:style>
  <w:style w:type="character" w:customStyle="1" w:styleId="line-numbers">
    <w:name w:val="line-numbers"/>
    <w:basedOn w:val="DefaultParagraphFont"/>
    <w:rsid w:val="00B968A6"/>
  </w:style>
  <w:style w:type="character" w:customStyle="1" w:styleId="commentsthree">
    <w:name w:val="commentsthree"/>
    <w:basedOn w:val="DefaultParagraphFont"/>
    <w:rsid w:val="00725D5F"/>
  </w:style>
  <w:style w:type="character" w:customStyle="1" w:styleId="post-first-letter">
    <w:name w:val="post-first-letter"/>
    <w:basedOn w:val="DefaultParagraphFont"/>
    <w:rsid w:val="00725D5F"/>
  </w:style>
  <w:style w:type="character" w:customStyle="1" w:styleId="eq">
    <w:name w:val="eq"/>
    <w:basedOn w:val="DefaultParagraphFont"/>
    <w:rsid w:val="008C02AE"/>
  </w:style>
  <w:style w:type="character" w:customStyle="1" w:styleId="void">
    <w:name w:val="void"/>
    <w:basedOn w:val="DefaultParagraphFont"/>
    <w:rsid w:val="008C02AE"/>
  </w:style>
  <w:style w:type="character" w:customStyle="1" w:styleId="me0">
    <w:name w:val="me0"/>
    <w:basedOn w:val="DefaultParagraphFont"/>
    <w:rsid w:val="008C02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52168">
      <w:bodyDiv w:val="1"/>
      <w:marLeft w:val="0"/>
      <w:marRight w:val="0"/>
      <w:marTop w:val="0"/>
      <w:marBottom w:val="0"/>
      <w:divBdr>
        <w:top w:val="none" w:sz="0" w:space="0" w:color="auto"/>
        <w:left w:val="none" w:sz="0" w:space="0" w:color="auto"/>
        <w:bottom w:val="none" w:sz="0" w:space="0" w:color="auto"/>
        <w:right w:val="none" w:sz="0" w:space="0" w:color="auto"/>
      </w:divBdr>
    </w:div>
    <w:div w:id="117066268">
      <w:bodyDiv w:val="1"/>
      <w:marLeft w:val="0"/>
      <w:marRight w:val="0"/>
      <w:marTop w:val="0"/>
      <w:marBottom w:val="0"/>
      <w:divBdr>
        <w:top w:val="none" w:sz="0" w:space="0" w:color="auto"/>
        <w:left w:val="none" w:sz="0" w:space="0" w:color="auto"/>
        <w:bottom w:val="none" w:sz="0" w:space="0" w:color="auto"/>
        <w:right w:val="none" w:sz="0" w:space="0" w:color="auto"/>
      </w:divBdr>
    </w:div>
    <w:div w:id="119999186">
      <w:bodyDiv w:val="1"/>
      <w:marLeft w:val="0"/>
      <w:marRight w:val="0"/>
      <w:marTop w:val="0"/>
      <w:marBottom w:val="0"/>
      <w:divBdr>
        <w:top w:val="none" w:sz="0" w:space="0" w:color="auto"/>
        <w:left w:val="none" w:sz="0" w:space="0" w:color="auto"/>
        <w:bottom w:val="none" w:sz="0" w:space="0" w:color="auto"/>
        <w:right w:val="none" w:sz="0" w:space="0" w:color="auto"/>
      </w:divBdr>
    </w:div>
    <w:div w:id="126170401">
      <w:bodyDiv w:val="1"/>
      <w:marLeft w:val="0"/>
      <w:marRight w:val="0"/>
      <w:marTop w:val="0"/>
      <w:marBottom w:val="0"/>
      <w:divBdr>
        <w:top w:val="none" w:sz="0" w:space="0" w:color="auto"/>
        <w:left w:val="none" w:sz="0" w:space="0" w:color="auto"/>
        <w:bottom w:val="none" w:sz="0" w:space="0" w:color="auto"/>
        <w:right w:val="none" w:sz="0" w:space="0" w:color="auto"/>
      </w:divBdr>
      <w:divsChild>
        <w:div w:id="22755114">
          <w:marLeft w:val="0"/>
          <w:marRight w:val="0"/>
          <w:marTop w:val="0"/>
          <w:marBottom w:val="0"/>
          <w:divBdr>
            <w:top w:val="none" w:sz="0" w:space="0" w:color="auto"/>
            <w:left w:val="none" w:sz="0" w:space="0" w:color="auto"/>
            <w:bottom w:val="none" w:sz="0" w:space="0" w:color="auto"/>
            <w:right w:val="none" w:sz="0" w:space="0" w:color="auto"/>
          </w:divBdr>
        </w:div>
        <w:div w:id="1888105923">
          <w:marLeft w:val="0"/>
          <w:marRight w:val="0"/>
          <w:marTop w:val="0"/>
          <w:marBottom w:val="0"/>
          <w:divBdr>
            <w:top w:val="none" w:sz="0" w:space="0" w:color="auto"/>
            <w:left w:val="none" w:sz="0" w:space="0" w:color="auto"/>
            <w:bottom w:val="none" w:sz="0" w:space="0" w:color="auto"/>
            <w:right w:val="none" w:sz="0" w:space="0" w:color="auto"/>
          </w:divBdr>
        </w:div>
      </w:divsChild>
    </w:div>
    <w:div w:id="130830441">
      <w:bodyDiv w:val="1"/>
      <w:marLeft w:val="0"/>
      <w:marRight w:val="0"/>
      <w:marTop w:val="0"/>
      <w:marBottom w:val="0"/>
      <w:divBdr>
        <w:top w:val="none" w:sz="0" w:space="0" w:color="auto"/>
        <w:left w:val="none" w:sz="0" w:space="0" w:color="auto"/>
        <w:bottom w:val="none" w:sz="0" w:space="0" w:color="auto"/>
        <w:right w:val="none" w:sz="0" w:space="0" w:color="auto"/>
      </w:divBdr>
    </w:div>
    <w:div w:id="139932919">
      <w:bodyDiv w:val="1"/>
      <w:marLeft w:val="0"/>
      <w:marRight w:val="0"/>
      <w:marTop w:val="0"/>
      <w:marBottom w:val="0"/>
      <w:divBdr>
        <w:top w:val="none" w:sz="0" w:space="0" w:color="auto"/>
        <w:left w:val="none" w:sz="0" w:space="0" w:color="auto"/>
        <w:bottom w:val="none" w:sz="0" w:space="0" w:color="auto"/>
        <w:right w:val="none" w:sz="0" w:space="0" w:color="auto"/>
      </w:divBdr>
    </w:div>
    <w:div w:id="154758547">
      <w:bodyDiv w:val="1"/>
      <w:marLeft w:val="0"/>
      <w:marRight w:val="0"/>
      <w:marTop w:val="0"/>
      <w:marBottom w:val="0"/>
      <w:divBdr>
        <w:top w:val="none" w:sz="0" w:space="0" w:color="auto"/>
        <w:left w:val="none" w:sz="0" w:space="0" w:color="auto"/>
        <w:bottom w:val="none" w:sz="0" w:space="0" w:color="auto"/>
        <w:right w:val="none" w:sz="0" w:space="0" w:color="auto"/>
      </w:divBdr>
    </w:div>
    <w:div w:id="169412874">
      <w:bodyDiv w:val="1"/>
      <w:marLeft w:val="0"/>
      <w:marRight w:val="0"/>
      <w:marTop w:val="0"/>
      <w:marBottom w:val="0"/>
      <w:divBdr>
        <w:top w:val="none" w:sz="0" w:space="0" w:color="auto"/>
        <w:left w:val="none" w:sz="0" w:space="0" w:color="auto"/>
        <w:bottom w:val="none" w:sz="0" w:space="0" w:color="auto"/>
        <w:right w:val="none" w:sz="0" w:space="0" w:color="auto"/>
      </w:divBdr>
    </w:div>
    <w:div w:id="175702654">
      <w:bodyDiv w:val="1"/>
      <w:marLeft w:val="0"/>
      <w:marRight w:val="0"/>
      <w:marTop w:val="0"/>
      <w:marBottom w:val="0"/>
      <w:divBdr>
        <w:top w:val="none" w:sz="0" w:space="0" w:color="auto"/>
        <w:left w:val="none" w:sz="0" w:space="0" w:color="auto"/>
        <w:bottom w:val="none" w:sz="0" w:space="0" w:color="auto"/>
        <w:right w:val="none" w:sz="0" w:space="0" w:color="auto"/>
      </w:divBdr>
    </w:div>
    <w:div w:id="316999569">
      <w:bodyDiv w:val="1"/>
      <w:marLeft w:val="0"/>
      <w:marRight w:val="0"/>
      <w:marTop w:val="0"/>
      <w:marBottom w:val="0"/>
      <w:divBdr>
        <w:top w:val="none" w:sz="0" w:space="0" w:color="auto"/>
        <w:left w:val="none" w:sz="0" w:space="0" w:color="auto"/>
        <w:bottom w:val="none" w:sz="0" w:space="0" w:color="auto"/>
        <w:right w:val="none" w:sz="0" w:space="0" w:color="auto"/>
      </w:divBdr>
    </w:div>
    <w:div w:id="323896320">
      <w:bodyDiv w:val="1"/>
      <w:marLeft w:val="0"/>
      <w:marRight w:val="0"/>
      <w:marTop w:val="0"/>
      <w:marBottom w:val="0"/>
      <w:divBdr>
        <w:top w:val="none" w:sz="0" w:space="0" w:color="auto"/>
        <w:left w:val="none" w:sz="0" w:space="0" w:color="auto"/>
        <w:bottom w:val="none" w:sz="0" w:space="0" w:color="auto"/>
        <w:right w:val="none" w:sz="0" w:space="0" w:color="auto"/>
      </w:divBdr>
      <w:divsChild>
        <w:div w:id="2087455619">
          <w:marLeft w:val="0"/>
          <w:marRight w:val="0"/>
          <w:marTop w:val="0"/>
          <w:marBottom w:val="0"/>
          <w:divBdr>
            <w:top w:val="none" w:sz="0" w:space="0" w:color="auto"/>
            <w:left w:val="none" w:sz="0" w:space="0" w:color="auto"/>
            <w:bottom w:val="none" w:sz="0" w:space="0" w:color="auto"/>
            <w:right w:val="none" w:sz="0" w:space="0" w:color="auto"/>
          </w:divBdr>
        </w:div>
        <w:div w:id="453595994">
          <w:marLeft w:val="0"/>
          <w:marRight w:val="0"/>
          <w:marTop w:val="0"/>
          <w:marBottom w:val="0"/>
          <w:divBdr>
            <w:top w:val="none" w:sz="0" w:space="0" w:color="auto"/>
            <w:left w:val="none" w:sz="0" w:space="0" w:color="auto"/>
            <w:bottom w:val="none" w:sz="0" w:space="0" w:color="auto"/>
            <w:right w:val="none" w:sz="0" w:space="0" w:color="auto"/>
          </w:divBdr>
        </w:div>
        <w:div w:id="1068457083">
          <w:marLeft w:val="0"/>
          <w:marRight w:val="0"/>
          <w:marTop w:val="0"/>
          <w:marBottom w:val="0"/>
          <w:divBdr>
            <w:top w:val="none" w:sz="0" w:space="0" w:color="auto"/>
            <w:left w:val="none" w:sz="0" w:space="0" w:color="auto"/>
            <w:bottom w:val="none" w:sz="0" w:space="0" w:color="auto"/>
            <w:right w:val="none" w:sz="0" w:space="0" w:color="auto"/>
          </w:divBdr>
        </w:div>
        <w:div w:id="288434415">
          <w:marLeft w:val="0"/>
          <w:marRight w:val="0"/>
          <w:marTop w:val="0"/>
          <w:marBottom w:val="0"/>
          <w:divBdr>
            <w:top w:val="none" w:sz="0" w:space="0" w:color="auto"/>
            <w:left w:val="none" w:sz="0" w:space="0" w:color="auto"/>
            <w:bottom w:val="none" w:sz="0" w:space="0" w:color="auto"/>
            <w:right w:val="none" w:sz="0" w:space="0" w:color="auto"/>
          </w:divBdr>
        </w:div>
        <w:div w:id="1901013864">
          <w:marLeft w:val="0"/>
          <w:marRight w:val="0"/>
          <w:marTop w:val="0"/>
          <w:marBottom w:val="0"/>
          <w:divBdr>
            <w:top w:val="none" w:sz="0" w:space="0" w:color="auto"/>
            <w:left w:val="none" w:sz="0" w:space="0" w:color="auto"/>
            <w:bottom w:val="none" w:sz="0" w:space="0" w:color="auto"/>
            <w:right w:val="none" w:sz="0" w:space="0" w:color="auto"/>
          </w:divBdr>
        </w:div>
        <w:div w:id="1392535828">
          <w:marLeft w:val="0"/>
          <w:marRight w:val="0"/>
          <w:marTop w:val="0"/>
          <w:marBottom w:val="0"/>
          <w:divBdr>
            <w:top w:val="none" w:sz="0" w:space="0" w:color="auto"/>
            <w:left w:val="none" w:sz="0" w:space="0" w:color="auto"/>
            <w:bottom w:val="none" w:sz="0" w:space="0" w:color="auto"/>
            <w:right w:val="none" w:sz="0" w:space="0" w:color="auto"/>
          </w:divBdr>
        </w:div>
        <w:div w:id="1110391444">
          <w:marLeft w:val="0"/>
          <w:marRight w:val="0"/>
          <w:marTop w:val="0"/>
          <w:marBottom w:val="0"/>
          <w:divBdr>
            <w:top w:val="none" w:sz="0" w:space="0" w:color="auto"/>
            <w:left w:val="none" w:sz="0" w:space="0" w:color="auto"/>
            <w:bottom w:val="none" w:sz="0" w:space="0" w:color="auto"/>
            <w:right w:val="none" w:sz="0" w:space="0" w:color="auto"/>
          </w:divBdr>
        </w:div>
        <w:div w:id="1711608038">
          <w:marLeft w:val="0"/>
          <w:marRight w:val="0"/>
          <w:marTop w:val="0"/>
          <w:marBottom w:val="0"/>
          <w:divBdr>
            <w:top w:val="none" w:sz="0" w:space="0" w:color="auto"/>
            <w:left w:val="none" w:sz="0" w:space="0" w:color="auto"/>
            <w:bottom w:val="none" w:sz="0" w:space="0" w:color="auto"/>
            <w:right w:val="none" w:sz="0" w:space="0" w:color="auto"/>
          </w:divBdr>
        </w:div>
        <w:div w:id="1111975572">
          <w:marLeft w:val="0"/>
          <w:marRight w:val="0"/>
          <w:marTop w:val="0"/>
          <w:marBottom w:val="0"/>
          <w:divBdr>
            <w:top w:val="none" w:sz="0" w:space="0" w:color="auto"/>
            <w:left w:val="none" w:sz="0" w:space="0" w:color="auto"/>
            <w:bottom w:val="none" w:sz="0" w:space="0" w:color="auto"/>
            <w:right w:val="none" w:sz="0" w:space="0" w:color="auto"/>
          </w:divBdr>
        </w:div>
        <w:div w:id="1548180553">
          <w:marLeft w:val="0"/>
          <w:marRight w:val="0"/>
          <w:marTop w:val="0"/>
          <w:marBottom w:val="0"/>
          <w:divBdr>
            <w:top w:val="none" w:sz="0" w:space="0" w:color="auto"/>
            <w:left w:val="none" w:sz="0" w:space="0" w:color="auto"/>
            <w:bottom w:val="none" w:sz="0" w:space="0" w:color="auto"/>
            <w:right w:val="none" w:sz="0" w:space="0" w:color="auto"/>
          </w:divBdr>
        </w:div>
        <w:div w:id="146211940">
          <w:marLeft w:val="0"/>
          <w:marRight w:val="0"/>
          <w:marTop w:val="0"/>
          <w:marBottom w:val="0"/>
          <w:divBdr>
            <w:top w:val="none" w:sz="0" w:space="0" w:color="auto"/>
            <w:left w:val="none" w:sz="0" w:space="0" w:color="auto"/>
            <w:bottom w:val="none" w:sz="0" w:space="0" w:color="auto"/>
            <w:right w:val="none" w:sz="0" w:space="0" w:color="auto"/>
          </w:divBdr>
        </w:div>
        <w:div w:id="210843215">
          <w:marLeft w:val="0"/>
          <w:marRight w:val="0"/>
          <w:marTop w:val="0"/>
          <w:marBottom w:val="0"/>
          <w:divBdr>
            <w:top w:val="none" w:sz="0" w:space="0" w:color="auto"/>
            <w:left w:val="none" w:sz="0" w:space="0" w:color="auto"/>
            <w:bottom w:val="none" w:sz="0" w:space="0" w:color="auto"/>
            <w:right w:val="none" w:sz="0" w:space="0" w:color="auto"/>
          </w:divBdr>
        </w:div>
        <w:div w:id="395592254">
          <w:marLeft w:val="0"/>
          <w:marRight w:val="0"/>
          <w:marTop w:val="0"/>
          <w:marBottom w:val="0"/>
          <w:divBdr>
            <w:top w:val="none" w:sz="0" w:space="0" w:color="auto"/>
            <w:left w:val="none" w:sz="0" w:space="0" w:color="auto"/>
            <w:bottom w:val="none" w:sz="0" w:space="0" w:color="auto"/>
            <w:right w:val="none" w:sz="0" w:space="0" w:color="auto"/>
          </w:divBdr>
        </w:div>
        <w:div w:id="1345596343">
          <w:marLeft w:val="0"/>
          <w:marRight w:val="0"/>
          <w:marTop w:val="0"/>
          <w:marBottom w:val="0"/>
          <w:divBdr>
            <w:top w:val="none" w:sz="0" w:space="0" w:color="auto"/>
            <w:left w:val="none" w:sz="0" w:space="0" w:color="auto"/>
            <w:bottom w:val="none" w:sz="0" w:space="0" w:color="auto"/>
            <w:right w:val="none" w:sz="0" w:space="0" w:color="auto"/>
          </w:divBdr>
        </w:div>
        <w:div w:id="636842381">
          <w:marLeft w:val="0"/>
          <w:marRight w:val="0"/>
          <w:marTop w:val="0"/>
          <w:marBottom w:val="0"/>
          <w:divBdr>
            <w:top w:val="none" w:sz="0" w:space="0" w:color="auto"/>
            <w:left w:val="none" w:sz="0" w:space="0" w:color="auto"/>
            <w:bottom w:val="none" w:sz="0" w:space="0" w:color="auto"/>
            <w:right w:val="none" w:sz="0" w:space="0" w:color="auto"/>
          </w:divBdr>
        </w:div>
        <w:div w:id="1224297534">
          <w:marLeft w:val="0"/>
          <w:marRight w:val="0"/>
          <w:marTop w:val="0"/>
          <w:marBottom w:val="0"/>
          <w:divBdr>
            <w:top w:val="none" w:sz="0" w:space="0" w:color="auto"/>
            <w:left w:val="none" w:sz="0" w:space="0" w:color="auto"/>
            <w:bottom w:val="none" w:sz="0" w:space="0" w:color="auto"/>
            <w:right w:val="none" w:sz="0" w:space="0" w:color="auto"/>
          </w:divBdr>
        </w:div>
      </w:divsChild>
    </w:div>
    <w:div w:id="346100639">
      <w:bodyDiv w:val="1"/>
      <w:marLeft w:val="0"/>
      <w:marRight w:val="0"/>
      <w:marTop w:val="0"/>
      <w:marBottom w:val="0"/>
      <w:divBdr>
        <w:top w:val="none" w:sz="0" w:space="0" w:color="auto"/>
        <w:left w:val="none" w:sz="0" w:space="0" w:color="auto"/>
        <w:bottom w:val="none" w:sz="0" w:space="0" w:color="auto"/>
        <w:right w:val="none" w:sz="0" w:space="0" w:color="auto"/>
      </w:divBdr>
    </w:div>
    <w:div w:id="429281687">
      <w:bodyDiv w:val="1"/>
      <w:marLeft w:val="0"/>
      <w:marRight w:val="0"/>
      <w:marTop w:val="0"/>
      <w:marBottom w:val="0"/>
      <w:divBdr>
        <w:top w:val="none" w:sz="0" w:space="0" w:color="auto"/>
        <w:left w:val="none" w:sz="0" w:space="0" w:color="auto"/>
        <w:bottom w:val="none" w:sz="0" w:space="0" w:color="auto"/>
        <w:right w:val="none" w:sz="0" w:space="0" w:color="auto"/>
      </w:divBdr>
      <w:divsChild>
        <w:div w:id="30293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892358">
      <w:bodyDiv w:val="1"/>
      <w:marLeft w:val="0"/>
      <w:marRight w:val="0"/>
      <w:marTop w:val="0"/>
      <w:marBottom w:val="0"/>
      <w:divBdr>
        <w:top w:val="none" w:sz="0" w:space="0" w:color="auto"/>
        <w:left w:val="none" w:sz="0" w:space="0" w:color="auto"/>
        <w:bottom w:val="none" w:sz="0" w:space="0" w:color="auto"/>
        <w:right w:val="none" w:sz="0" w:space="0" w:color="auto"/>
      </w:divBdr>
    </w:div>
    <w:div w:id="548734276">
      <w:bodyDiv w:val="1"/>
      <w:marLeft w:val="0"/>
      <w:marRight w:val="0"/>
      <w:marTop w:val="0"/>
      <w:marBottom w:val="0"/>
      <w:divBdr>
        <w:top w:val="none" w:sz="0" w:space="0" w:color="auto"/>
        <w:left w:val="none" w:sz="0" w:space="0" w:color="auto"/>
        <w:bottom w:val="none" w:sz="0" w:space="0" w:color="auto"/>
        <w:right w:val="none" w:sz="0" w:space="0" w:color="auto"/>
      </w:divBdr>
    </w:div>
    <w:div w:id="572275972">
      <w:bodyDiv w:val="1"/>
      <w:marLeft w:val="0"/>
      <w:marRight w:val="0"/>
      <w:marTop w:val="0"/>
      <w:marBottom w:val="0"/>
      <w:divBdr>
        <w:top w:val="none" w:sz="0" w:space="0" w:color="auto"/>
        <w:left w:val="none" w:sz="0" w:space="0" w:color="auto"/>
        <w:bottom w:val="none" w:sz="0" w:space="0" w:color="auto"/>
        <w:right w:val="none" w:sz="0" w:space="0" w:color="auto"/>
      </w:divBdr>
    </w:div>
    <w:div w:id="622854698">
      <w:bodyDiv w:val="1"/>
      <w:marLeft w:val="0"/>
      <w:marRight w:val="0"/>
      <w:marTop w:val="0"/>
      <w:marBottom w:val="0"/>
      <w:divBdr>
        <w:top w:val="none" w:sz="0" w:space="0" w:color="auto"/>
        <w:left w:val="none" w:sz="0" w:space="0" w:color="auto"/>
        <w:bottom w:val="none" w:sz="0" w:space="0" w:color="auto"/>
        <w:right w:val="none" w:sz="0" w:space="0" w:color="auto"/>
      </w:divBdr>
    </w:div>
    <w:div w:id="629361700">
      <w:bodyDiv w:val="1"/>
      <w:marLeft w:val="0"/>
      <w:marRight w:val="0"/>
      <w:marTop w:val="0"/>
      <w:marBottom w:val="0"/>
      <w:divBdr>
        <w:top w:val="none" w:sz="0" w:space="0" w:color="auto"/>
        <w:left w:val="none" w:sz="0" w:space="0" w:color="auto"/>
        <w:bottom w:val="none" w:sz="0" w:space="0" w:color="auto"/>
        <w:right w:val="none" w:sz="0" w:space="0" w:color="auto"/>
      </w:divBdr>
    </w:div>
    <w:div w:id="639657033">
      <w:bodyDiv w:val="1"/>
      <w:marLeft w:val="0"/>
      <w:marRight w:val="0"/>
      <w:marTop w:val="0"/>
      <w:marBottom w:val="0"/>
      <w:divBdr>
        <w:top w:val="none" w:sz="0" w:space="0" w:color="auto"/>
        <w:left w:val="none" w:sz="0" w:space="0" w:color="auto"/>
        <w:bottom w:val="none" w:sz="0" w:space="0" w:color="auto"/>
        <w:right w:val="none" w:sz="0" w:space="0" w:color="auto"/>
      </w:divBdr>
    </w:div>
    <w:div w:id="659042478">
      <w:bodyDiv w:val="1"/>
      <w:marLeft w:val="0"/>
      <w:marRight w:val="0"/>
      <w:marTop w:val="0"/>
      <w:marBottom w:val="0"/>
      <w:divBdr>
        <w:top w:val="none" w:sz="0" w:space="0" w:color="auto"/>
        <w:left w:val="none" w:sz="0" w:space="0" w:color="auto"/>
        <w:bottom w:val="none" w:sz="0" w:space="0" w:color="auto"/>
        <w:right w:val="none" w:sz="0" w:space="0" w:color="auto"/>
      </w:divBdr>
    </w:div>
    <w:div w:id="687488152">
      <w:bodyDiv w:val="1"/>
      <w:marLeft w:val="0"/>
      <w:marRight w:val="0"/>
      <w:marTop w:val="0"/>
      <w:marBottom w:val="0"/>
      <w:divBdr>
        <w:top w:val="none" w:sz="0" w:space="0" w:color="auto"/>
        <w:left w:val="none" w:sz="0" w:space="0" w:color="auto"/>
        <w:bottom w:val="none" w:sz="0" w:space="0" w:color="auto"/>
        <w:right w:val="none" w:sz="0" w:space="0" w:color="auto"/>
      </w:divBdr>
    </w:div>
    <w:div w:id="687802860">
      <w:bodyDiv w:val="1"/>
      <w:marLeft w:val="0"/>
      <w:marRight w:val="0"/>
      <w:marTop w:val="0"/>
      <w:marBottom w:val="0"/>
      <w:divBdr>
        <w:top w:val="none" w:sz="0" w:space="0" w:color="auto"/>
        <w:left w:val="none" w:sz="0" w:space="0" w:color="auto"/>
        <w:bottom w:val="none" w:sz="0" w:space="0" w:color="auto"/>
        <w:right w:val="none" w:sz="0" w:space="0" w:color="auto"/>
      </w:divBdr>
    </w:div>
    <w:div w:id="708575786">
      <w:bodyDiv w:val="1"/>
      <w:marLeft w:val="0"/>
      <w:marRight w:val="0"/>
      <w:marTop w:val="0"/>
      <w:marBottom w:val="0"/>
      <w:divBdr>
        <w:top w:val="none" w:sz="0" w:space="0" w:color="auto"/>
        <w:left w:val="none" w:sz="0" w:space="0" w:color="auto"/>
        <w:bottom w:val="none" w:sz="0" w:space="0" w:color="auto"/>
        <w:right w:val="none" w:sz="0" w:space="0" w:color="auto"/>
      </w:divBdr>
      <w:divsChild>
        <w:div w:id="69542847">
          <w:marLeft w:val="0"/>
          <w:marRight w:val="0"/>
          <w:marTop w:val="0"/>
          <w:marBottom w:val="0"/>
          <w:divBdr>
            <w:top w:val="none" w:sz="0" w:space="0" w:color="auto"/>
            <w:left w:val="none" w:sz="0" w:space="0" w:color="auto"/>
            <w:bottom w:val="none" w:sz="0" w:space="0" w:color="auto"/>
            <w:right w:val="none" w:sz="0" w:space="0" w:color="auto"/>
          </w:divBdr>
          <w:divsChild>
            <w:div w:id="1474517929">
              <w:marLeft w:val="0"/>
              <w:marRight w:val="0"/>
              <w:marTop w:val="0"/>
              <w:marBottom w:val="0"/>
              <w:divBdr>
                <w:top w:val="none" w:sz="0" w:space="0" w:color="auto"/>
                <w:left w:val="none" w:sz="0" w:space="0" w:color="auto"/>
                <w:bottom w:val="none" w:sz="0" w:space="0" w:color="auto"/>
                <w:right w:val="none" w:sz="0" w:space="0" w:color="auto"/>
              </w:divBdr>
              <w:divsChild>
                <w:div w:id="164045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69084">
          <w:marLeft w:val="0"/>
          <w:marRight w:val="0"/>
          <w:marTop w:val="0"/>
          <w:marBottom w:val="0"/>
          <w:divBdr>
            <w:top w:val="none" w:sz="0" w:space="0" w:color="auto"/>
            <w:left w:val="none" w:sz="0" w:space="0" w:color="auto"/>
            <w:bottom w:val="none" w:sz="0" w:space="0" w:color="auto"/>
            <w:right w:val="none" w:sz="0" w:space="0" w:color="auto"/>
          </w:divBdr>
        </w:div>
        <w:div w:id="904679937">
          <w:marLeft w:val="0"/>
          <w:marRight w:val="0"/>
          <w:marTop w:val="0"/>
          <w:marBottom w:val="0"/>
          <w:divBdr>
            <w:top w:val="none" w:sz="0" w:space="0" w:color="auto"/>
            <w:left w:val="none" w:sz="0" w:space="0" w:color="auto"/>
            <w:bottom w:val="none" w:sz="0" w:space="0" w:color="auto"/>
            <w:right w:val="none" w:sz="0" w:space="0" w:color="auto"/>
          </w:divBdr>
        </w:div>
      </w:divsChild>
    </w:div>
    <w:div w:id="747387608">
      <w:bodyDiv w:val="1"/>
      <w:marLeft w:val="0"/>
      <w:marRight w:val="0"/>
      <w:marTop w:val="0"/>
      <w:marBottom w:val="0"/>
      <w:divBdr>
        <w:top w:val="none" w:sz="0" w:space="0" w:color="auto"/>
        <w:left w:val="none" w:sz="0" w:space="0" w:color="auto"/>
        <w:bottom w:val="none" w:sz="0" w:space="0" w:color="auto"/>
        <w:right w:val="none" w:sz="0" w:space="0" w:color="auto"/>
      </w:divBdr>
      <w:divsChild>
        <w:div w:id="920791855">
          <w:marLeft w:val="0"/>
          <w:marRight w:val="0"/>
          <w:marTop w:val="0"/>
          <w:marBottom w:val="0"/>
          <w:divBdr>
            <w:top w:val="none" w:sz="0" w:space="0" w:color="auto"/>
            <w:left w:val="none" w:sz="0" w:space="0" w:color="auto"/>
            <w:bottom w:val="none" w:sz="0" w:space="0" w:color="auto"/>
            <w:right w:val="none" w:sz="0" w:space="0" w:color="auto"/>
          </w:divBdr>
          <w:divsChild>
            <w:div w:id="1442915212">
              <w:marLeft w:val="0"/>
              <w:marRight w:val="0"/>
              <w:marTop w:val="0"/>
              <w:marBottom w:val="0"/>
              <w:divBdr>
                <w:top w:val="none" w:sz="0" w:space="0" w:color="auto"/>
                <w:left w:val="none" w:sz="0" w:space="0" w:color="auto"/>
                <w:bottom w:val="none" w:sz="0" w:space="0" w:color="auto"/>
                <w:right w:val="none" w:sz="0" w:space="0" w:color="auto"/>
              </w:divBdr>
              <w:divsChild>
                <w:div w:id="6672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3558">
          <w:marLeft w:val="0"/>
          <w:marRight w:val="0"/>
          <w:marTop w:val="0"/>
          <w:marBottom w:val="0"/>
          <w:divBdr>
            <w:top w:val="none" w:sz="0" w:space="0" w:color="auto"/>
            <w:left w:val="none" w:sz="0" w:space="0" w:color="auto"/>
            <w:bottom w:val="none" w:sz="0" w:space="0" w:color="auto"/>
            <w:right w:val="none" w:sz="0" w:space="0" w:color="auto"/>
          </w:divBdr>
        </w:div>
      </w:divsChild>
    </w:div>
    <w:div w:id="785350155">
      <w:bodyDiv w:val="1"/>
      <w:marLeft w:val="0"/>
      <w:marRight w:val="0"/>
      <w:marTop w:val="0"/>
      <w:marBottom w:val="0"/>
      <w:divBdr>
        <w:top w:val="none" w:sz="0" w:space="0" w:color="auto"/>
        <w:left w:val="none" w:sz="0" w:space="0" w:color="auto"/>
        <w:bottom w:val="none" w:sz="0" w:space="0" w:color="auto"/>
        <w:right w:val="none" w:sz="0" w:space="0" w:color="auto"/>
      </w:divBdr>
    </w:div>
    <w:div w:id="797265297">
      <w:bodyDiv w:val="1"/>
      <w:marLeft w:val="0"/>
      <w:marRight w:val="0"/>
      <w:marTop w:val="0"/>
      <w:marBottom w:val="0"/>
      <w:divBdr>
        <w:top w:val="none" w:sz="0" w:space="0" w:color="auto"/>
        <w:left w:val="none" w:sz="0" w:space="0" w:color="auto"/>
        <w:bottom w:val="none" w:sz="0" w:space="0" w:color="auto"/>
        <w:right w:val="none" w:sz="0" w:space="0" w:color="auto"/>
      </w:divBdr>
      <w:divsChild>
        <w:div w:id="613680853">
          <w:marLeft w:val="0"/>
          <w:marRight w:val="0"/>
          <w:marTop w:val="0"/>
          <w:marBottom w:val="0"/>
          <w:divBdr>
            <w:top w:val="none" w:sz="0" w:space="0" w:color="auto"/>
            <w:left w:val="none" w:sz="0" w:space="0" w:color="auto"/>
            <w:bottom w:val="none" w:sz="0" w:space="0" w:color="auto"/>
            <w:right w:val="none" w:sz="0" w:space="0" w:color="auto"/>
          </w:divBdr>
        </w:div>
        <w:div w:id="609319441">
          <w:marLeft w:val="0"/>
          <w:marRight w:val="0"/>
          <w:marTop w:val="0"/>
          <w:marBottom w:val="0"/>
          <w:divBdr>
            <w:top w:val="none" w:sz="0" w:space="0" w:color="auto"/>
            <w:left w:val="none" w:sz="0" w:space="0" w:color="auto"/>
            <w:bottom w:val="none" w:sz="0" w:space="0" w:color="auto"/>
            <w:right w:val="none" w:sz="0" w:space="0" w:color="auto"/>
          </w:divBdr>
        </w:div>
        <w:div w:id="1931503382">
          <w:marLeft w:val="0"/>
          <w:marRight w:val="0"/>
          <w:marTop w:val="0"/>
          <w:marBottom w:val="0"/>
          <w:divBdr>
            <w:top w:val="none" w:sz="0" w:space="0" w:color="auto"/>
            <w:left w:val="none" w:sz="0" w:space="0" w:color="auto"/>
            <w:bottom w:val="none" w:sz="0" w:space="0" w:color="auto"/>
            <w:right w:val="none" w:sz="0" w:space="0" w:color="auto"/>
          </w:divBdr>
        </w:div>
        <w:div w:id="1559588912">
          <w:marLeft w:val="0"/>
          <w:marRight w:val="0"/>
          <w:marTop w:val="0"/>
          <w:marBottom w:val="0"/>
          <w:divBdr>
            <w:top w:val="none" w:sz="0" w:space="0" w:color="auto"/>
            <w:left w:val="none" w:sz="0" w:space="0" w:color="auto"/>
            <w:bottom w:val="none" w:sz="0" w:space="0" w:color="auto"/>
            <w:right w:val="none" w:sz="0" w:space="0" w:color="auto"/>
          </w:divBdr>
          <w:divsChild>
            <w:div w:id="1603222898">
              <w:marLeft w:val="0"/>
              <w:marRight w:val="0"/>
              <w:marTop w:val="0"/>
              <w:marBottom w:val="0"/>
              <w:divBdr>
                <w:top w:val="none" w:sz="0" w:space="0" w:color="auto"/>
                <w:left w:val="none" w:sz="0" w:space="0" w:color="auto"/>
                <w:bottom w:val="none" w:sz="0" w:space="0" w:color="auto"/>
                <w:right w:val="none" w:sz="0" w:space="0" w:color="auto"/>
              </w:divBdr>
              <w:divsChild>
                <w:div w:id="1597638165">
                  <w:marLeft w:val="0"/>
                  <w:marRight w:val="0"/>
                  <w:marTop w:val="0"/>
                  <w:marBottom w:val="0"/>
                  <w:divBdr>
                    <w:top w:val="none" w:sz="0" w:space="0" w:color="auto"/>
                    <w:left w:val="none" w:sz="0" w:space="0" w:color="auto"/>
                    <w:bottom w:val="none" w:sz="0" w:space="0" w:color="auto"/>
                    <w:right w:val="none" w:sz="0" w:space="0" w:color="auto"/>
                  </w:divBdr>
                  <w:divsChild>
                    <w:div w:id="732431846">
                      <w:marLeft w:val="0"/>
                      <w:marRight w:val="0"/>
                      <w:marTop w:val="0"/>
                      <w:marBottom w:val="0"/>
                      <w:divBdr>
                        <w:top w:val="none" w:sz="0" w:space="0" w:color="auto"/>
                        <w:left w:val="none" w:sz="0" w:space="0" w:color="auto"/>
                        <w:bottom w:val="none" w:sz="0" w:space="0" w:color="auto"/>
                        <w:right w:val="none" w:sz="0" w:space="0" w:color="auto"/>
                      </w:divBdr>
                      <w:divsChild>
                        <w:div w:id="1632981307">
                          <w:marLeft w:val="0"/>
                          <w:marRight w:val="0"/>
                          <w:marTop w:val="0"/>
                          <w:marBottom w:val="0"/>
                          <w:divBdr>
                            <w:top w:val="none" w:sz="0" w:space="0" w:color="auto"/>
                            <w:left w:val="none" w:sz="0" w:space="0" w:color="auto"/>
                            <w:bottom w:val="none" w:sz="0" w:space="0" w:color="auto"/>
                            <w:right w:val="none" w:sz="0" w:space="0" w:color="auto"/>
                          </w:divBdr>
                          <w:divsChild>
                            <w:div w:id="733701514">
                              <w:marLeft w:val="0"/>
                              <w:marRight w:val="0"/>
                              <w:marTop w:val="0"/>
                              <w:marBottom w:val="0"/>
                              <w:divBdr>
                                <w:top w:val="none" w:sz="0" w:space="0" w:color="auto"/>
                                <w:left w:val="none" w:sz="0" w:space="0" w:color="auto"/>
                                <w:bottom w:val="none" w:sz="0" w:space="0" w:color="auto"/>
                                <w:right w:val="none" w:sz="0" w:space="0" w:color="auto"/>
                              </w:divBdr>
                            </w:div>
                            <w:div w:id="2099137363">
                              <w:marLeft w:val="0"/>
                              <w:marRight w:val="0"/>
                              <w:marTop w:val="0"/>
                              <w:marBottom w:val="0"/>
                              <w:divBdr>
                                <w:top w:val="none" w:sz="0" w:space="0" w:color="auto"/>
                                <w:left w:val="none" w:sz="0" w:space="0" w:color="auto"/>
                                <w:bottom w:val="none" w:sz="0" w:space="0" w:color="auto"/>
                                <w:right w:val="none" w:sz="0" w:space="0" w:color="auto"/>
                              </w:divBdr>
                            </w:div>
                            <w:div w:id="1492066465">
                              <w:marLeft w:val="0"/>
                              <w:marRight w:val="0"/>
                              <w:marTop w:val="0"/>
                              <w:marBottom w:val="0"/>
                              <w:divBdr>
                                <w:top w:val="none" w:sz="0" w:space="0" w:color="auto"/>
                                <w:left w:val="none" w:sz="0" w:space="0" w:color="auto"/>
                                <w:bottom w:val="none" w:sz="0" w:space="0" w:color="auto"/>
                                <w:right w:val="none" w:sz="0" w:space="0" w:color="auto"/>
                              </w:divBdr>
                            </w:div>
                          </w:divsChild>
                        </w:div>
                        <w:div w:id="406414831">
                          <w:marLeft w:val="0"/>
                          <w:marRight w:val="0"/>
                          <w:marTop w:val="0"/>
                          <w:marBottom w:val="0"/>
                          <w:divBdr>
                            <w:top w:val="none" w:sz="0" w:space="0" w:color="auto"/>
                            <w:left w:val="none" w:sz="0" w:space="0" w:color="auto"/>
                            <w:bottom w:val="none" w:sz="0" w:space="0" w:color="auto"/>
                            <w:right w:val="none" w:sz="0" w:space="0" w:color="auto"/>
                          </w:divBdr>
                          <w:divsChild>
                            <w:div w:id="1601176944">
                              <w:marLeft w:val="0"/>
                              <w:marRight w:val="0"/>
                              <w:marTop w:val="0"/>
                              <w:marBottom w:val="0"/>
                              <w:divBdr>
                                <w:top w:val="none" w:sz="0" w:space="0" w:color="auto"/>
                                <w:left w:val="none" w:sz="0" w:space="0" w:color="auto"/>
                                <w:bottom w:val="none" w:sz="0" w:space="0" w:color="auto"/>
                                <w:right w:val="none" w:sz="0" w:space="0" w:color="auto"/>
                              </w:divBdr>
                            </w:div>
                            <w:div w:id="526723833">
                              <w:marLeft w:val="0"/>
                              <w:marRight w:val="0"/>
                              <w:marTop w:val="0"/>
                              <w:marBottom w:val="0"/>
                              <w:divBdr>
                                <w:top w:val="none" w:sz="0" w:space="0" w:color="auto"/>
                                <w:left w:val="none" w:sz="0" w:space="0" w:color="auto"/>
                                <w:bottom w:val="none" w:sz="0" w:space="0" w:color="auto"/>
                                <w:right w:val="none" w:sz="0" w:space="0" w:color="auto"/>
                              </w:divBdr>
                            </w:div>
                            <w:div w:id="635573293">
                              <w:marLeft w:val="0"/>
                              <w:marRight w:val="0"/>
                              <w:marTop w:val="0"/>
                              <w:marBottom w:val="0"/>
                              <w:divBdr>
                                <w:top w:val="none" w:sz="0" w:space="0" w:color="auto"/>
                                <w:left w:val="none" w:sz="0" w:space="0" w:color="auto"/>
                                <w:bottom w:val="none" w:sz="0" w:space="0" w:color="auto"/>
                                <w:right w:val="none" w:sz="0" w:space="0" w:color="auto"/>
                              </w:divBdr>
                            </w:div>
                          </w:divsChild>
                        </w:div>
                        <w:div w:id="158611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163730">
          <w:marLeft w:val="0"/>
          <w:marRight w:val="0"/>
          <w:marTop w:val="0"/>
          <w:marBottom w:val="0"/>
          <w:divBdr>
            <w:top w:val="none" w:sz="0" w:space="0" w:color="auto"/>
            <w:left w:val="none" w:sz="0" w:space="0" w:color="auto"/>
            <w:bottom w:val="none" w:sz="0" w:space="0" w:color="auto"/>
            <w:right w:val="none" w:sz="0" w:space="0" w:color="auto"/>
          </w:divBdr>
          <w:divsChild>
            <w:div w:id="407924539">
              <w:marLeft w:val="0"/>
              <w:marRight w:val="0"/>
              <w:marTop w:val="0"/>
              <w:marBottom w:val="0"/>
              <w:divBdr>
                <w:top w:val="none" w:sz="0" w:space="0" w:color="auto"/>
                <w:left w:val="none" w:sz="0" w:space="0" w:color="auto"/>
                <w:bottom w:val="none" w:sz="0" w:space="0" w:color="auto"/>
                <w:right w:val="none" w:sz="0" w:space="0" w:color="auto"/>
              </w:divBdr>
              <w:divsChild>
                <w:div w:id="1516337014">
                  <w:marLeft w:val="0"/>
                  <w:marRight w:val="0"/>
                  <w:marTop w:val="0"/>
                  <w:marBottom w:val="0"/>
                  <w:divBdr>
                    <w:top w:val="none" w:sz="0" w:space="0" w:color="auto"/>
                    <w:left w:val="none" w:sz="0" w:space="0" w:color="auto"/>
                    <w:bottom w:val="none" w:sz="0" w:space="0" w:color="auto"/>
                    <w:right w:val="none" w:sz="0" w:space="0" w:color="auto"/>
                  </w:divBdr>
                  <w:divsChild>
                    <w:div w:id="178281584">
                      <w:marLeft w:val="0"/>
                      <w:marRight w:val="0"/>
                      <w:marTop w:val="0"/>
                      <w:marBottom w:val="0"/>
                      <w:divBdr>
                        <w:top w:val="none" w:sz="0" w:space="0" w:color="auto"/>
                        <w:left w:val="none" w:sz="0" w:space="0" w:color="auto"/>
                        <w:bottom w:val="none" w:sz="0" w:space="0" w:color="auto"/>
                        <w:right w:val="none" w:sz="0" w:space="0" w:color="auto"/>
                      </w:divBdr>
                      <w:divsChild>
                        <w:div w:id="654383289">
                          <w:marLeft w:val="0"/>
                          <w:marRight w:val="0"/>
                          <w:marTop w:val="0"/>
                          <w:marBottom w:val="0"/>
                          <w:divBdr>
                            <w:top w:val="none" w:sz="0" w:space="0" w:color="auto"/>
                            <w:left w:val="none" w:sz="0" w:space="0" w:color="auto"/>
                            <w:bottom w:val="none" w:sz="0" w:space="0" w:color="auto"/>
                            <w:right w:val="none" w:sz="0" w:space="0" w:color="auto"/>
                          </w:divBdr>
                          <w:divsChild>
                            <w:div w:id="591285104">
                              <w:marLeft w:val="0"/>
                              <w:marRight w:val="0"/>
                              <w:marTop w:val="0"/>
                              <w:marBottom w:val="0"/>
                              <w:divBdr>
                                <w:top w:val="none" w:sz="0" w:space="0" w:color="auto"/>
                                <w:left w:val="none" w:sz="0" w:space="0" w:color="auto"/>
                                <w:bottom w:val="none" w:sz="0" w:space="0" w:color="auto"/>
                                <w:right w:val="none" w:sz="0" w:space="0" w:color="auto"/>
                              </w:divBdr>
                              <w:divsChild>
                                <w:div w:id="2051177618">
                                  <w:marLeft w:val="0"/>
                                  <w:marRight w:val="0"/>
                                  <w:marTop w:val="0"/>
                                  <w:marBottom w:val="0"/>
                                  <w:divBdr>
                                    <w:top w:val="none" w:sz="0" w:space="0" w:color="auto"/>
                                    <w:left w:val="none" w:sz="0" w:space="0" w:color="auto"/>
                                    <w:bottom w:val="none" w:sz="0" w:space="0" w:color="auto"/>
                                    <w:right w:val="none" w:sz="0" w:space="0" w:color="auto"/>
                                  </w:divBdr>
                                  <w:divsChild>
                                    <w:div w:id="1624339597">
                                      <w:marLeft w:val="0"/>
                                      <w:marRight w:val="0"/>
                                      <w:marTop w:val="0"/>
                                      <w:marBottom w:val="0"/>
                                      <w:divBdr>
                                        <w:top w:val="none" w:sz="0" w:space="0" w:color="auto"/>
                                        <w:left w:val="none" w:sz="0" w:space="0" w:color="auto"/>
                                        <w:bottom w:val="none" w:sz="0" w:space="0" w:color="auto"/>
                                        <w:right w:val="none" w:sz="0" w:space="0" w:color="auto"/>
                                      </w:divBdr>
                                      <w:divsChild>
                                        <w:div w:id="22584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330616">
                  <w:marLeft w:val="0"/>
                  <w:marRight w:val="0"/>
                  <w:marTop w:val="0"/>
                  <w:marBottom w:val="0"/>
                  <w:divBdr>
                    <w:top w:val="none" w:sz="0" w:space="0" w:color="auto"/>
                    <w:left w:val="none" w:sz="0" w:space="0" w:color="auto"/>
                    <w:bottom w:val="none" w:sz="0" w:space="0" w:color="auto"/>
                    <w:right w:val="none" w:sz="0" w:space="0" w:color="auto"/>
                  </w:divBdr>
                  <w:divsChild>
                    <w:div w:id="1756783631">
                      <w:marLeft w:val="0"/>
                      <w:marRight w:val="0"/>
                      <w:marTop w:val="0"/>
                      <w:marBottom w:val="0"/>
                      <w:divBdr>
                        <w:top w:val="none" w:sz="0" w:space="0" w:color="auto"/>
                        <w:left w:val="none" w:sz="0" w:space="0" w:color="auto"/>
                        <w:bottom w:val="none" w:sz="0" w:space="0" w:color="auto"/>
                        <w:right w:val="none" w:sz="0" w:space="0" w:color="auto"/>
                      </w:divBdr>
                      <w:divsChild>
                        <w:div w:id="168839276">
                          <w:marLeft w:val="0"/>
                          <w:marRight w:val="0"/>
                          <w:marTop w:val="0"/>
                          <w:marBottom w:val="0"/>
                          <w:divBdr>
                            <w:top w:val="none" w:sz="0" w:space="0" w:color="auto"/>
                            <w:left w:val="none" w:sz="0" w:space="0" w:color="auto"/>
                            <w:bottom w:val="none" w:sz="0" w:space="0" w:color="auto"/>
                            <w:right w:val="none" w:sz="0" w:space="0" w:color="auto"/>
                          </w:divBdr>
                        </w:div>
                        <w:div w:id="1156726606">
                          <w:marLeft w:val="0"/>
                          <w:marRight w:val="0"/>
                          <w:marTop w:val="0"/>
                          <w:marBottom w:val="0"/>
                          <w:divBdr>
                            <w:top w:val="none" w:sz="0" w:space="0" w:color="auto"/>
                            <w:left w:val="none" w:sz="0" w:space="0" w:color="auto"/>
                            <w:bottom w:val="none" w:sz="0" w:space="0" w:color="auto"/>
                            <w:right w:val="none" w:sz="0" w:space="0" w:color="auto"/>
                          </w:divBdr>
                          <w:divsChild>
                            <w:div w:id="172040680">
                              <w:marLeft w:val="0"/>
                              <w:marRight w:val="0"/>
                              <w:marTop w:val="0"/>
                              <w:marBottom w:val="0"/>
                              <w:divBdr>
                                <w:top w:val="none" w:sz="0" w:space="0" w:color="auto"/>
                                <w:left w:val="none" w:sz="0" w:space="0" w:color="auto"/>
                                <w:bottom w:val="none" w:sz="0" w:space="0" w:color="auto"/>
                                <w:right w:val="none" w:sz="0" w:space="0" w:color="auto"/>
                              </w:divBdr>
                            </w:div>
                          </w:divsChild>
                        </w:div>
                        <w:div w:id="20671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956118">
      <w:bodyDiv w:val="1"/>
      <w:marLeft w:val="0"/>
      <w:marRight w:val="0"/>
      <w:marTop w:val="0"/>
      <w:marBottom w:val="0"/>
      <w:divBdr>
        <w:top w:val="none" w:sz="0" w:space="0" w:color="auto"/>
        <w:left w:val="none" w:sz="0" w:space="0" w:color="auto"/>
        <w:bottom w:val="none" w:sz="0" w:space="0" w:color="auto"/>
        <w:right w:val="none" w:sz="0" w:space="0" w:color="auto"/>
      </w:divBdr>
    </w:div>
    <w:div w:id="824125563">
      <w:bodyDiv w:val="1"/>
      <w:marLeft w:val="0"/>
      <w:marRight w:val="0"/>
      <w:marTop w:val="0"/>
      <w:marBottom w:val="0"/>
      <w:divBdr>
        <w:top w:val="none" w:sz="0" w:space="0" w:color="auto"/>
        <w:left w:val="none" w:sz="0" w:space="0" w:color="auto"/>
        <w:bottom w:val="none" w:sz="0" w:space="0" w:color="auto"/>
        <w:right w:val="none" w:sz="0" w:space="0" w:color="auto"/>
      </w:divBdr>
    </w:div>
    <w:div w:id="836186313">
      <w:bodyDiv w:val="1"/>
      <w:marLeft w:val="0"/>
      <w:marRight w:val="0"/>
      <w:marTop w:val="0"/>
      <w:marBottom w:val="0"/>
      <w:divBdr>
        <w:top w:val="none" w:sz="0" w:space="0" w:color="auto"/>
        <w:left w:val="none" w:sz="0" w:space="0" w:color="auto"/>
        <w:bottom w:val="none" w:sz="0" w:space="0" w:color="auto"/>
        <w:right w:val="none" w:sz="0" w:space="0" w:color="auto"/>
      </w:divBdr>
      <w:divsChild>
        <w:div w:id="58426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73435">
      <w:bodyDiv w:val="1"/>
      <w:marLeft w:val="0"/>
      <w:marRight w:val="0"/>
      <w:marTop w:val="0"/>
      <w:marBottom w:val="0"/>
      <w:divBdr>
        <w:top w:val="none" w:sz="0" w:space="0" w:color="auto"/>
        <w:left w:val="none" w:sz="0" w:space="0" w:color="auto"/>
        <w:bottom w:val="none" w:sz="0" w:space="0" w:color="auto"/>
        <w:right w:val="none" w:sz="0" w:space="0" w:color="auto"/>
      </w:divBdr>
      <w:divsChild>
        <w:div w:id="1025524856">
          <w:marLeft w:val="0"/>
          <w:marRight w:val="0"/>
          <w:marTop w:val="0"/>
          <w:marBottom w:val="0"/>
          <w:divBdr>
            <w:top w:val="none" w:sz="0" w:space="0" w:color="auto"/>
            <w:left w:val="none" w:sz="0" w:space="0" w:color="auto"/>
            <w:bottom w:val="none" w:sz="0" w:space="0" w:color="auto"/>
            <w:right w:val="none" w:sz="0" w:space="0" w:color="auto"/>
          </w:divBdr>
        </w:div>
        <w:div w:id="1174808714">
          <w:marLeft w:val="0"/>
          <w:marRight w:val="0"/>
          <w:marTop w:val="0"/>
          <w:marBottom w:val="0"/>
          <w:divBdr>
            <w:top w:val="none" w:sz="0" w:space="0" w:color="auto"/>
            <w:left w:val="none" w:sz="0" w:space="0" w:color="auto"/>
            <w:bottom w:val="none" w:sz="0" w:space="0" w:color="auto"/>
            <w:right w:val="none" w:sz="0" w:space="0" w:color="auto"/>
          </w:divBdr>
        </w:div>
        <w:div w:id="2091271460">
          <w:marLeft w:val="0"/>
          <w:marRight w:val="0"/>
          <w:marTop w:val="0"/>
          <w:marBottom w:val="0"/>
          <w:divBdr>
            <w:top w:val="none" w:sz="0" w:space="0" w:color="auto"/>
            <w:left w:val="none" w:sz="0" w:space="0" w:color="auto"/>
            <w:bottom w:val="none" w:sz="0" w:space="0" w:color="auto"/>
            <w:right w:val="none" w:sz="0" w:space="0" w:color="auto"/>
          </w:divBdr>
        </w:div>
        <w:div w:id="408813871">
          <w:marLeft w:val="0"/>
          <w:marRight w:val="0"/>
          <w:marTop w:val="0"/>
          <w:marBottom w:val="0"/>
          <w:divBdr>
            <w:top w:val="none" w:sz="0" w:space="0" w:color="auto"/>
            <w:left w:val="none" w:sz="0" w:space="0" w:color="auto"/>
            <w:bottom w:val="none" w:sz="0" w:space="0" w:color="auto"/>
            <w:right w:val="none" w:sz="0" w:space="0" w:color="auto"/>
          </w:divBdr>
          <w:divsChild>
            <w:div w:id="970939105">
              <w:marLeft w:val="0"/>
              <w:marRight w:val="0"/>
              <w:marTop w:val="0"/>
              <w:marBottom w:val="0"/>
              <w:divBdr>
                <w:top w:val="none" w:sz="0" w:space="0" w:color="auto"/>
                <w:left w:val="none" w:sz="0" w:space="0" w:color="auto"/>
                <w:bottom w:val="none" w:sz="0" w:space="0" w:color="auto"/>
                <w:right w:val="none" w:sz="0" w:space="0" w:color="auto"/>
              </w:divBdr>
              <w:divsChild>
                <w:div w:id="327681579">
                  <w:marLeft w:val="0"/>
                  <w:marRight w:val="0"/>
                  <w:marTop w:val="0"/>
                  <w:marBottom w:val="0"/>
                  <w:divBdr>
                    <w:top w:val="none" w:sz="0" w:space="0" w:color="auto"/>
                    <w:left w:val="none" w:sz="0" w:space="0" w:color="auto"/>
                    <w:bottom w:val="none" w:sz="0" w:space="0" w:color="auto"/>
                    <w:right w:val="none" w:sz="0" w:space="0" w:color="auto"/>
                  </w:divBdr>
                  <w:divsChild>
                    <w:div w:id="396173752">
                      <w:marLeft w:val="0"/>
                      <w:marRight w:val="0"/>
                      <w:marTop w:val="0"/>
                      <w:marBottom w:val="0"/>
                      <w:divBdr>
                        <w:top w:val="none" w:sz="0" w:space="0" w:color="auto"/>
                        <w:left w:val="none" w:sz="0" w:space="0" w:color="auto"/>
                        <w:bottom w:val="none" w:sz="0" w:space="0" w:color="auto"/>
                        <w:right w:val="none" w:sz="0" w:space="0" w:color="auto"/>
                      </w:divBdr>
                      <w:divsChild>
                        <w:div w:id="342709712">
                          <w:marLeft w:val="0"/>
                          <w:marRight w:val="0"/>
                          <w:marTop w:val="0"/>
                          <w:marBottom w:val="0"/>
                          <w:divBdr>
                            <w:top w:val="none" w:sz="0" w:space="0" w:color="auto"/>
                            <w:left w:val="none" w:sz="0" w:space="0" w:color="auto"/>
                            <w:bottom w:val="none" w:sz="0" w:space="0" w:color="auto"/>
                            <w:right w:val="none" w:sz="0" w:space="0" w:color="auto"/>
                          </w:divBdr>
                          <w:divsChild>
                            <w:div w:id="1702364513">
                              <w:marLeft w:val="0"/>
                              <w:marRight w:val="0"/>
                              <w:marTop w:val="0"/>
                              <w:marBottom w:val="0"/>
                              <w:divBdr>
                                <w:top w:val="none" w:sz="0" w:space="0" w:color="auto"/>
                                <w:left w:val="none" w:sz="0" w:space="0" w:color="auto"/>
                                <w:bottom w:val="none" w:sz="0" w:space="0" w:color="auto"/>
                                <w:right w:val="none" w:sz="0" w:space="0" w:color="auto"/>
                              </w:divBdr>
                            </w:div>
                            <w:div w:id="1847670041">
                              <w:marLeft w:val="0"/>
                              <w:marRight w:val="0"/>
                              <w:marTop w:val="0"/>
                              <w:marBottom w:val="0"/>
                              <w:divBdr>
                                <w:top w:val="none" w:sz="0" w:space="0" w:color="auto"/>
                                <w:left w:val="none" w:sz="0" w:space="0" w:color="auto"/>
                                <w:bottom w:val="none" w:sz="0" w:space="0" w:color="auto"/>
                                <w:right w:val="none" w:sz="0" w:space="0" w:color="auto"/>
                              </w:divBdr>
                            </w:div>
                            <w:div w:id="284771023">
                              <w:marLeft w:val="0"/>
                              <w:marRight w:val="0"/>
                              <w:marTop w:val="0"/>
                              <w:marBottom w:val="0"/>
                              <w:divBdr>
                                <w:top w:val="none" w:sz="0" w:space="0" w:color="auto"/>
                                <w:left w:val="none" w:sz="0" w:space="0" w:color="auto"/>
                                <w:bottom w:val="none" w:sz="0" w:space="0" w:color="auto"/>
                                <w:right w:val="none" w:sz="0" w:space="0" w:color="auto"/>
                              </w:divBdr>
                            </w:div>
                          </w:divsChild>
                        </w:div>
                        <w:div w:id="9571697">
                          <w:marLeft w:val="0"/>
                          <w:marRight w:val="0"/>
                          <w:marTop w:val="0"/>
                          <w:marBottom w:val="0"/>
                          <w:divBdr>
                            <w:top w:val="none" w:sz="0" w:space="0" w:color="auto"/>
                            <w:left w:val="none" w:sz="0" w:space="0" w:color="auto"/>
                            <w:bottom w:val="none" w:sz="0" w:space="0" w:color="auto"/>
                            <w:right w:val="none" w:sz="0" w:space="0" w:color="auto"/>
                          </w:divBdr>
                          <w:divsChild>
                            <w:div w:id="1037698010">
                              <w:marLeft w:val="0"/>
                              <w:marRight w:val="0"/>
                              <w:marTop w:val="0"/>
                              <w:marBottom w:val="0"/>
                              <w:divBdr>
                                <w:top w:val="none" w:sz="0" w:space="0" w:color="auto"/>
                                <w:left w:val="none" w:sz="0" w:space="0" w:color="auto"/>
                                <w:bottom w:val="none" w:sz="0" w:space="0" w:color="auto"/>
                                <w:right w:val="none" w:sz="0" w:space="0" w:color="auto"/>
                              </w:divBdr>
                            </w:div>
                            <w:div w:id="1142507376">
                              <w:marLeft w:val="0"/>
                              <w:marRight w:val="0"/>
                              <w:marTop w:val="0"/>
                              <w:marBottom w:val="0"/>
                              <w:divBdr>
                                <w:top w:val="none" w:sz="0" w:space="0" w:color="auto"/>
                                <w:left w:val="none" w:sz="0" w:space="0" w:color="auto"/>
                                <w:bottom w:val="none" w:sz="0" w:space="0" w:color="auto"/>
                                <w:right w:val="none" w:sz="0" w:space="0" w:color="auto"/>
                              </w:divBdr>
                            </w:div>
                            <w:div w:id="1101098272">
                              <w:marLeft w:val="0"/>
                              <w:marRight w:val="0"/>
                              <w:marTop w:val="0"/>
                              <w:marBottom w:val="0"/>
                              <w:divBdr>
                                <w:top w:val="none" w:sz="0" w:space="0" w:color="auto"/>
                                <w:left w:val="none" w:sz="0" w:space="0" w:color="auto"/>
                                <w:bottom w:val="none" w:sz="0" w:space="0" w:color="auto"/>
                                <w:right w:val="none" w:sz="0" w:space="0" w:color="auto"/>
                              </w:divBdr>
                            </w:div>
                          </w:divsChild>
                        </w:div>
                        <w:div w:id="25916025">
                          <w:marLeft w:val="0"/>
                          <w:marRight w:val="0"/>
                          <w:marTop w:val="0"/>
                          <w:marBottom w:val="0"/>
                          <w:divBdr>
                            <w:top w:val="none" w:sz="0" w:space="0" w:color="auto"/>
                            <w:left w:val="none" w:sz="0" w:space="0" w:color="auto"/>
                            <w:bottom w:val="none" w:sz="0" w:space="0" w:color="auto"/>
                            <w:right w:val="none" w:sz="0" w:space="0" w:color="auto"/>
                          </w:divBdr>
                          <w:divsChild>
                            <w:div w:id="855194269">
                              <w:marLeft w:val="0"/>
                              <w:marRight w:val="0"/>
                              <w:marTop w:val="0"/>
                              <w:marBottom w:val="0"/>
                              <w:divBdr>
                                <w:top w:val="none" w:sz="0" w:space="0" w:color="auto"/>
                                <w:left w:val="none" w:sz="0" w:space="0" w:color="auto"/>
                                <w:bottom w:val="none" w:sz="0" w:space="0" w:color="auto"/>
                                <w:right w:val="none" w:sz="0" w:space="0" w:color="auto"/>
                              </w:divBdr>
                            </w:div>
                            <w:div w:id="711727843">
                              <w:marLeft w:val="0"/>
                              <w:marRight w:val="0"/>
                              <w:marTop w:val="0"/>
                              <w:marBottom w:val="0"/>
                              <w:divBdr>
                                <w:top w:val="none" w:sz="0" w:space="0" w:color="auto"/>
                                <w:left w:val="none" w:sz="0" w:space="0" w:color="auto"/>
                                <w:bottom w:val="none" w:sz="0" w:space="0" w:color="auto"/>
                                <w:right w:val="none" w:sz="0" w:space="0" w:color="auto"/>
                              </w:divBdr>
                            </w:div>
                            <w:div w:id="297565263">
                              <w:marLeft w:val="0"/>
                              <w:marRight w:val="0"/>
                              <w:marTop w:val="0"/>
                              <w:marBottom w:val="0"/>
                              <w:divBdr>
                                <w:top w:val="none" w:sz="0" w:space="0" w:color="auto"/>
                                <w:left w:val="none" w:sz="0" w:space="0" w:color="auto"/>
                                <w:bottom w:val="none" w:sz="0" w:space="0" w:color="auto"/>
                                <w:right w:val="none" w:sz="0" w:space="0" w:color="auto"/>
                              </w:divBdr>
                            </w:div>
                          </w:divsChild>
                        </w:div>
                        <w:div w:id="1835417972">
                          <w:marLeft w:val="0"/>
                          <w:marRight w:val="0"/>
                          <w:marTop w:val="0"/>
                          <w:marBottom w:val="0"/>
                          <w:divBdr>
                            <w:top w:val="none" w:sz="0" w:space="0" w:color="auto"/>
                            <w:left w:val="none" w:sz="0" w:space="0" w:color="auto"/>
                            <w:bottom w:val="none" w:sz="0" w:space="0" w:color="auto"/>
                            <w:right w:val="none" w:sz="0" w:space="0" w:color="auto"/>
                          </w:divBdr>
                          <w:divsChild>
                            <w:div w:id="792989882">
                              <w:marLeft w:val="0"/>
                              <w:marRight w:val="0"/>
                              <w:marTop w:val="0"/>
                              <w:marBottom w:val="0"/>
                              <w:divBdr>
                                <w:top w:val="none" w:sz="0" w:space="0" w:color="auto"/>
                                <w:left w:val="none" w:sz="0" w:space="0" w:color="auto"/>
                                <w:bottom w:val="none" w:sz="0" w:space="0" w:color="auto"/>
                                <w:right w:val="none" w:sz="0" w:space="0" w:color="auto"/>
                              </w:divBdr>
                            </w:div>
                            <w:div w:id="1271548833">
                              <w:marLeft w:val="0"/>
                              <w:marRight w:val="0"/>
                              <w:marTop w:val="0"/>
                              <w:marBottom w:val="0"/>
                              <w:divBdr>
                                <w:top w:val="none" w:sz="0" w:space="0" w:color="auto"/>
                                <w:left w:val="none" w:sz="0" w:space="0" w:color="auto"/>
                                <w:bottom w:val="none" w:sz="0" w:space="0" w:color="auto"/>
                                <w:right w:val="none" w:sz="0" w:space="0" w:color="auto"/>
                              </w:divBdr>
                            </w:div>
                            <w:div w:id="183061689">
                              <w:marLeft w:val="0"/>
                              <w:marRight w:val="0"/>
                              <w:marTop w:val="0"/>
                              <w:marBottom w:val="0"/>
                              <w:divBdr>
                                <w:top w:val="none" w:sz="0" w:space="0" w:color="auto"/>
                                <w:left w:val="none" w:sz="0" w:space="0" w:color="auto"/>
                                <w:bottom w:val="none" w:sz="0" w:space="0" w:color="auto"/>
                                <w:right w:val="none" w:sz="0" w:space="0" w:color="auto"/>
                              </w:divBdr>
                            </w:div>
                          </w:divsChild>
                        </w:div>
                        <w:div w:id="1274359016">
                          <w:marLeft w:val="0"/>
                          <w:marRight w:val="0"/>
                          <w:marTop w:val="0"/>
                          <w:marBottom w:val="0"/>
                          <w:divBdr>
                            <w:top w:val="none" w:sz="0" w:space="0" w:color="auto"/>
                            <w:left w:val="none" w:sz="0" w:space="0" w:color="auto"/>
                            <w:bottom w:val="none" w:sz="0" w:space="0" w:color="auto"/>
                            <w:right w:val="none" w:sz="0" w:space="0" w:color="auto"/>
                          </w:divBdr>
                          <w:divsChild>
                            <w:div w:id="659117221">
                              <w:marLeft w:val="0"/>
                              <w:marRight w:val="0"/>
                              <w:marTop w:val="0"/>
                              <w:marBottom w:val="0"/>
                              <w:divBdr>
                                <w:top w:val="none" w:sz="0" w:space="0" w:color="auto"/>
                                <w:left w:val="none" w:sz="0" w:space="0" w:color="auto"/>
                                <w:bottom w:val="none" w:sz="0" w:space="0" w:color="auto"/>
                                <w:right w:val="none" w:sz="0" w:space="0" w:color="auto"/>
                              </w:divBdr>
                            </w:div>
                            <w:div w:id="1315066277">
                              <w:marLeft w:val="0"/>
                              <w:marRight w:val="0"/>
                              <w:marTop w:val="0"/>
                              <w:marBottom w:val="0"/>
                              <w:divBdr>
                                <w:top w:val="none" w:sz="0" w:space="0" w:color="auto"/>
                                <w:left w:val="none" w:sz="0" w:space="0" w:color="auto"/>
                                <w:bottom w:val="none" w:sz="0" w:space="0" w:color="auto"/>
                                <w:right w:val="none" w:sz="0" w:space="0" w:color="auto"/>
                              </w:divBdr>
                            </w:div>
                            <w:div w:id="1082676288">
                              <w:marLeft w:val="0"/>
                              <w:marRight w:val="0"/>
                              <w:marTop w:val="0"/>
                              <w:marBottom w:val="0"/>
                              <w:divBdr>
                                <w:top w:val="none" w:sz="0" w:space="0" w:color="auto"/>
                                <w:left w:val="none" w:sz="0" w:space="0" w:color="auto"/>
                                <w:bottom w:val="none" w:sz="0" w:space="0" w:color="auto"/>
                                <w:right w:val="none" w:sz="0" w:space="0" w:color="auto"/>
                              </w:divBdr>
                            </w:div>
                          </w:divsChild>
                        </w:div>
                        <w:div w:id="479273393">
                          <w:marLeft w:val="0"/>
                          <w:marRight w:val="0"/>
                          <w:marTop w:val="0"/>
                          <w:marBottom w:val="0"/>
                          <w:divBdr>
                            <w:top w:val="none" w:sz="0" w:space="0" w:color="auto"/>
                            <w:left w:val="none" w:sz="0" w:space="0" w:color="auto"/>
                            <w:bottom w:val="none" w:sz="0" w:space="0" w:color="auto"/>
                            <w:right w:val="none" w:sz="0" w:space="0" w:color="auto"/>
                          </w:divBdr>
                          <w:divsChild>
                            <w:div w:id="1333945114">
                              <w:marLeft w:val="0"/>
                              <w:marRight w:val="0"/>
                              <w:marTop w:val="0"/>
                              <w:marBottom w:val="0"/>
                              <w:divBdr>
                                <w:top w:val="none" w:sz="0" w:space="0" w:color="auto"/>
                                <w:left w:val="none" w:sz="0" w:space="0" w:color="auto"/>
                                <w:bottom w:val="none" w:sz="0" w:space="0" w:color="auto"/>
                                <w:right w:val="none" w:sz="0" w:space="0" w:color="auto"/>
                              </w:divBdr>
                            </w:div>
                            <w:div w:id="2029719097">
                              <w:marLeft w:val="0"/>
                              <w:marRight w:val="0"/>
                              <w:marTop w:val="0"/>
                              <w:marBottom w:val="0"/>
                              <w:divBdr>
                                <w:top w:val="none" w:sz="0" w:space="0" w:color="auto"/>
                                <w:left w:val="none" w:sz="0" w:space="0" w:color="auto"/>
                                <w:bottom w:val="none" w:sz="0" w:space="0" w:color="auto"/>
                                <w:right w:val="none" w:sz="0" w:space="0" w:color="auto"/>
                              </w:divBdr>
                            </w:div>
                            <w:div w:id="806777251">
                              <w:marLeft w:val="0"/>
                              <w:marRight w:val="0"/>
                              <w:marTop w:val="0"/>
                              <w:marBottom w:val="0"/>
                              <w:divBdr>
                                <w:top w:val="none" w:sz="0" w:space="0" w:color="auto"/>
                                <w:left w:val="none" w:sz="0" w:space="0" w:color="auto"/>
                                <w:bottom w:val="none" w:sz="0" w:space="0" w:color="auto"/>
                                <w:right w:val="none" w:sz="0" w:space="0" w:color="auto"/>
                              </w:divBdr>
                            </w:div>
                          </w:divsChild>
                        </w:div>
                        <w:div w:id="110131228">
                          <w:marLeft w:val="0"/>
                          <w:marRight w:val="0"/>
                          <w:marTop w:val="0"/>
                          <w:marBottom w:val="0"/>
                          <w:divBdr>
                            <w:top w:val="none" w:sz="0" w:space="0" w:color="auto"/>
                            <w:left w:val="none" w:sz="0" w:space="0" w:color="auto"/>
                            <w:bottom w:val="none" w:sz="0" w:space="0" w:color="auto"/>
                            <w:right w:val="none" w:sz="0" w:space="0" w:color="auto"/>
                          </w:divBdr>
                          <w:divsChild>
                            <w:div w:id="213079813">
                              <w:marLeft w:val="0"/>
                              <w:marRight w:val="0"/>
                              <w:marTop w:val="0"/>
                              <w:marBottom w:val="0"/>
                              <w:divBdr>
                                <w:top w:val="none" w:sz="0" w:space="0" w:color="auto"/>
                                <w:left w:val="none" w:sz="0" w:space="0" w:color="auto"/>
                                <w:bottom w:val="none" w:sz="0" w:space="0" w:color="auto"/>
                                <w:right w:val="none" w:sz="0" w:space="0" w:color="auto"/>
                              </w:divBdr>
                            </w:div>
                            <w:div w:id="2092237699">
                              <w:marLeft w:val="0"/>
                              <w:marRight w:val="0"/>
                              <w:marTop w:val="0"/>
                              <w:marBottom w:val="0"/>
                              <w:divBdr>
                                <w:top w:val="none" w:sz="0" w:space="0" w:color="auto"/>
                                <w:left w:val="none" w:sz="0" w:space="0" w:color="auto"/>
                                <w:bottom w:val="none" w:sz="0" w:space="0" w:color="auto"/>
                                <w:right w:val="none" w:sz="0" w:space="0" w:color="auto"/>
                              </w:divBdr>
                            </w:div>
                            <w:div w:id="1267276975">
                              <w:marLeft w:val="0"/>
                              <w:marRight w:val="0"/>
                              <w:marTop w:val="0"/>
                              <w:marBottom w:val="0"/>
                              <w:divBdr>
                                <w:top w:val="none" w:sz="0" w:space="0" w:color="auto"/>
                                <w:left w:val="none" w:sz="0" w:space="0" w:color="auto"/>
                                <w:bottom w:val="none" w:sz="0" w:space="0" w:color="auto"/>
                                <w:right w:val="none" w:sz="0" w:space="0" w:color="auto"/>
                              </w:divBdr>
                            </w:div>
                          </w:divsChild>
                        </w:div>
                        <w:div w:id="1863741270">
                          <w:marLeft w:val="0"/>
                          <w:marRight w:val="0"/>
                          <w:marTop w:val="0"/>
                          <w:marBottom w:val="0"/>
                          <w:divBdr>
                            <w:top w:val="none" w:sz="0" w:space="0" w:color="auto"/>
                            <w:left w:val="none" w:sz="0" w:space="0" w:color="auto"/>
                            <w:bottom w:val="none" w:sz="0" w:space="0" w:color="auto"/>
                            <w:right w:val="none" w:sz="0" w:space="0" w:color="auto"/>
                          </w:divBdr>
                          <w:divsChild>
                            <w:div w:id="1953435138">
                              <w:marLeft w:val="0"/>
                              <w:marRight w:val="0"/>
                              <w:marTop w:val="0"/>
                              <w:marBottom w:val="0"/>
                              <w:divBdr>
                                <w:top w:val="none" w:sz="0" w:space="0" w:color="auto"/>
                                <w:left w:val="none" w:sz="0" w:space="0" w:color="auto"/>
                                <w:bottom w:val="none" w:sz="0" w:space="0" w:color="auto"/>
                                <w:right w:val="none" w:sz="0" w:space="0" w:color="auto"/>
                              </w:divBdr>
                            </w:div>
                            <w:div w:id="2000305710">
                              <w:marLeft w:val="0"/>
                              <w:marRight w:val="0"/>
                              <w:marTop w:val="0"/>
                              <w:marBottom w:val="0"/>
                              <w:divBdr>
                                <w:top w:val="none" w:sz="0" w:space="0" w:color="auto"/>
                                <w:left w:val="none" w:sz="0" w:space="0" w:color="auto"/>
                                <w:bottom w:val="none" w:sz="0" w:space="0" w:color="auto"/>
                                <w:right w:val="none" w:sz="0" w:space="0" w:color="auto"/>
                              </w:divBdr>
                            </w:div>
                            <w:div w:id="19361426">
                              <w:marLeft w:val="0"/>
                              <w:marRight w:val="0"/>
                              <w:marTop w:val="0"/>
                              <w:marBottom w:val="0"/>
                              <w:divBdr>
                                <w:top w:val="none" w:sz="0" w:space="0" w:color="auto"/>
                                <w:left w:val="none" w:sz="0" w:space="0" w:color="auto"/>
                                <w:bottom w:val="none" w:sz="0" w:space="0" w:color="auto"/>
                                <w:right w:val="none" w:sz="0" w:space="0" w:color="auto"/>
                              </w:divBdr>
                            </w:div>
                          </w:divsChild>
                        </w:div>
                        <w:div w:id="1172523833">
                          <w:marLeft w:val="0"/>
                          <w:marRight w:val="0"/>
                          <w:marTop w:val="0"/>
                          <w:marBottom w:val="0"/>
                          <w:divBdr>
                            <w:top w:val="none" w:sz="0" w:space="0" w:color="auto"/>
                            <w:left w:val="none" w:sz="0" w:space="0" w:color="auto"/>
                            <w:bottom w:val="none" w:sz="0" w:space="0" w:color="auto"/>
                            <w:right w:val="none" w:sz="0" w:space="0" w:color="auto"/>
                          </w:divBdr>
                          <w:divsChild>
                            <w:div w:id="1557472723">
                              <w:marLeft w:val="0"/>
                              <w:marRight w:val="0"/>
                              <w:marTop w:val="0"/>
                              <w:marBottom w:val="0"/>
                              <w:divBdr>
                                <w:top w:val="none" w:sz="0" w:space="0" w:color="auto"/>
                                <w:left w:val="none" w:sz="0" w:space="0" w:color="auto"/>
                                <w:bottom w:val="none" w:sz="0" w:space="0" w:color="auto"/>
                                <w:right w:val="none" w:sz="0" w:space="0" w:color="auto"/>
                              </w:divBdr>
                            </w:div>
                            <w:div w:id="851996847">
                              <w:marLeft w:val="0"/>
                              <w:marRight w:val="0"/>
                              <w:marTop w:val="0"/>
                              <w:marBottom w:val="0"/>
                              <w:divBdr>
                                <w:top w:val="none" w:sz="0" w:space="0" w:color="auto"/>
                                <w:left w:val="none" w:sz="0" w:space="0" w:color="auto"/>
                                <w:bottom w:val="none" w:sz="0" w:space="0" w:color="auto"/>
                                <w:right w:val="none" w:sz="0" w:space="0" w:color="auto"/>
                              </w:divBdr>
                            </w:div>
                            <w:div w:id="454720045">
                              <w:marLeft w:val="0"/>
                              <w:marRight w:val="0"/>
                              <w:marTop w:val="0"/>
                              <w:marBottom w:val="0"/>
                              <w:divBdr>
                                <w:top w:val="none" w:sz="0" w:space="0" w:color="auto"/>
                                <w:left w:val="none" w:sz="0" w:space="0" w:color="auto"/>
                                <w:bottom w:val="none" w:sz="0" w:space="0" w:color="auto"/>
                                <w:right w:val="none" w:sz="0" w:space="0" w:color="auto"/>
                              </w:divBdr>
                            </w:div>
                          </w:divsChild>
                        </w:div>
                        <w:div w:id="114763256">
                          <w:marLeft w:val="0"/>
                          <w:marRight w:val="0"/>
                          <w:marTop w:val="0"/>
                          <w:marBottom w:val="0"/>
                          <w:divBdr>
                            <w:top w:val="none" w:sz="0" w:space="0" w:color="auto"/>
                            <w:left w:val="none" w:sz="0" w:space="0" w:color="auto"/>
                            <w:bottom w:val="none" w:sz="0" w:space="0" w:color="auto"/>
                            <w:right w:val="none" w:sz="0" w:space="0" w:color="auto"/>
                          </w:divBdr>
                          <w:divsChild>
                            <w:div w:id="2052486941">
                              <w:marLeft w:val="0"/>
                              <w:marRight w:val="0"/>
                              <w:marTop w:val="0"/>
                              <w:marBottom w:val="0"/>
                              <w:divBdr>
                                <w:top w:val="none" w:sz="0" w:space="0" w:color="auto"/>
                                <w:left w:val="none" w:sz="0" w:space="0" w:color="auto"/>
                                <w:bottom w:val="none" w:sz="0" w:space="0" w:color="auto"/>
                                <w:right w:val="none" w:sz="0" w:space="0" w:color="auto"/>
                              </w:divBdr>
                            </w:div>
                            <w:div w:id="841511924">
                              <w:marLeft w:val="0"/>
                              <w:marRight w:val="0"/>
                              <w:marTop w:val="0"/>
                              <w:marBottom w:val="0"/>
                              <w:divBdr>
                                <w:top w:val="none" w:sz="0" w:space="0" w:color="auto"/>
                                <w:left w:val="none" w:sz="0" w:space="0" w:color="auto"/>
                                <w:bottom w:val="none" w:sz="0" w:space="0" w:color="auto"/>
                                <w:right w:val="none" w:sz="0" w:space="0" w:color="auto"/>
                              </w:divBdr>
                            </w:div>
                            <w:div w:id="2006006935">
                              <w:marLeft w:val="0"/>
                              <w:marRight w:val="0"/>
                              <w:marTop w:val="0"/>
                              <w:marBottom w:val="0"/>
                              <w:divBdr>
                                <w:top w:val="none" w:sz="0" w:space="0" w:color="auto"/>
                                <w:left w:val="none" w:sz="0" w:space="0" w:color="auto"/>
                                <w:bottom w:val="none" w:sz="0" w:space="0" w:color="auto"/>
                                <w:right w:val="none" w:sz="0" w:space="0" w:color="auto"/>
                              </w:divBdr>
                            </w:div>
                          </w:divsChild>
                        </w:div>
                        <w:div w:id="20636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529800">
          <w:marLeft w:val="0"/>
          <w:marRight w:val="0"/>
          <w:marTop w:val="0"/>
          <w:marBottom w:val="0"/>
          <w:divBdr>
            <w:top w:val="none" w:sz="0" w:space="0" w:color="auto"/>
            <w:left w:val="none" w:sz="0" w:space="0" w:color="auto"/>
            <w:bottom w:val="none" w:sz="0" w:space="0" w:color="auto"/>
            <w:right w:val="none" w:sz="0" w:space="0" w:color="auto"/>
          </w:divBdr>
          <w:divsChild>
            <w:div w:id="873227508">
              <w:marLeft w:val="0"/>
              <w:marRight w:val="0"/>
              <w:marTop w:val="0"/>
              <w:marBottom w:val="0"/>
              <w:divBdr>
                <w:top w:val="none" w:sz="0" w:space="0" w:color="auto"/>
                <w:left w:val="none" w:sz="0" w:space="0" w:color="auto"/>
                <w:bottom w:val="none" w:sz="0" w:space="0" w:color="auto"/>
                <w:right w:val="none" w:sz="0" w:space="0" w:color="auto"/>
              </w:divBdr>
              <w:divsChild>
                <w:div w:id="1215234309">
                  <w:marLeft w:val="0"/>
                  <w:marRight w:val="0"/>
                  <w:marTop w:val="0"/>
                  <w:marBottom w:val="0"/>
                  <w:divBdr>
                    <w:top w:val="none" w:sz="0" w:space="0" w:color="auto"/>
                    <w:left w:val="none" w:sz="0" w:space="0" w:color="auto"/>
                    <w:bottom w:val="none" w:sz="0" w:space="0" w:color="auto"/>
                    <w:right w:val="none" w:sz="0" w:space="0" w:color="auto"/>
                  </w:divBdr>
                  <w:divsChild>
                    <w:div w:id="697388036">
                      <w:marLeft w:val="0"/>
                      <w:marRight w:val="0"/>
                      <w:marTop w:val="0"/>
                      <w:marBottom w:val="0"/>
                      <w:divBdr>
                        <w:top w:val="none" w:sz="0" w:space="0" w:color="auto"/>
                        <w:left w:val="none" w:sz="0" w:space="0" w:color="auto"/>
                        <w:bottom w:val="none" w:sz="0" w:space="0" w:color="auto"/>
                        <w:right w:val="none" w:sz="0" w:space="0" w:color="auto"/>
                      </w:divBdr>
                      <w:divsChild>
                        <w:div w:id="178155152">
                          <w:marLeft w:val="0"/>
                          <w:marRight w:val="0"/>
                          <w:marTop w:val="0"/>
                          <w:marBottom w:val="0"/>
                          <w:divBdr>
                            <w:top w:val="none" w:sz="0" w:space="0" w:color="auto"/>
                            <w:left w:val="none" w:sz="0" w:space="0" w:color="auto"/>
                            <w:bottom w:val="none" w:sz="0" w:space="0" w:color="auto"/>
                            <w:right w:val="none" w:sz="0" w:space="0" w:color="auto"/>
                          </w:divBdr>
                          <w:divsChild>
                            <w:div w:id="1185679324">
                              <w:marLeft w:val="0"/>
                              <w:marRight w:val="0"/>
                              <w:marTop w:val="0"/>
                              <w:marBottom w:val="0"/>
                              <w:divBdr>
                                <w:top w:val="none" w:sz="0" w:space="0" w:color="auto"/>
                                <w:left w:val="none" w:sz="0" w:space="0" w:color="auto"/>
                                <w:bottom w:val="none" w:sz="0" w:space="0" w:color="auto"/>
                                <w:right w:val="none" w:sz="0" w:space="0" w:color="auto"/>
                              </w:divBdr>
                              <w:divsChild>
                                <w:div w:id="16176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921074">
          <w:marLeft w:val="0"/>
          <w:marRight w:val="0"/>
          <w:marTop w:val="0"/>
          <w:marBottom w:val="0"/>
          <w:divBdr>
            <w:top w:val="none" w:sz="0" w:space="0" w:color="auto"/>
            <w:left w:val="none" w:sz="0" w:space="0" w:color="auto"/>
            <w:bottom w:val="none" w:sz="0" w:space="0" w:color="auto"/>
            <w:right w:val="none" w:sz="0" w:space="0" w:color="auto"/>
          </w:divBdr>
          <w:divsChild>
            <w:div w:id="21432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4944">
      <w:bodyDiv w:val="1"/>
      <w:marLeft w:val="0"/>
      <w:marRight w:val="0"/>
      <w:marTop w:val="0"/>
      <w:marBottom w:val="0"/>
      <w:divBdr>
        <w:top w:val="none" w:sz="0" w:space="0" w:color="auto"/>
        <w:left w:val="none" w:sz="0" w:space="0" w:color="auto"/>
        <w:bottom w:val="none" w:sz="0" w:space="0" w:color="auto"/>
        <w:right w:val="none" w:sz="0" w:space="0" w:color="auto"/>
      </w:divBdr>
    </w:div>
    <w:div w:id="881870005">
      <w:bodyDiv w:val="1"/>
      <w:marLeft w:val="0"/>
      <w:marRight w:val="0"/>
      <w:marTop w:val="0"/>
      <w:marBottom w:val="0"/>
      <w:divBdr>
        <w:top w:val="none" w:sz="0" w:space="0" w:color="auto"/>
        <w:left w:val="none" w:sz="0" w:space="0" w:color="auto"/>
        <w:bottom w:val="none" w:sz="0" w:space="0" w:color="auto"/>
        <w:right w:val="none" w:sz="0" w:space="0" w:color="auto"/>
      </w:divBdr>
      <w:divsChild>
        <w:div w:id="2057927964">
          <w:marLeft w:val="0"/>
          <w:marRight w:val="0"/>
          <w:marTop w:val="0"/>
          <w:marBottom w:val="0"/>
          <w:divBdr>
            <w:top w:val="none" w:sz="0" w:space="0" w:color="auto"/>
            <w:left w:val="none" w:sz="0" w:space="0" w:color="auto"/>
            <w:bottom w:val="none" w:sz="0" w:space="0" w:color="auto"/>
            <w:right w:val="none" w:sz="0" w:space="0" w:color="auto"/>
          </w:divBdr>
          <w:divsChild>
            <w:div w:id="846872523">
              <w:marLeft w:val="0"/>
              <w:marRight w:val="0"/>
              <w:marTop w:val="0"/>
              <w:marBottom w:val="0"/>
              <w:divBdr>
                <w:top w:val="none" w:sz="0" w:space="0" w:color="auto"/>
                <w:left w:val="none" w:sz="0" w:space="0" w:color="auto"/>
                <w:bottom w:val="none" w:sz="0" w:space="0" w:color="auto"/>
                <w:right w:val="none" w:sz="0" w:space="0" w:color="auto"/>
              </w:divBdr>
              <w:divsChild>
                <w:div w:id="104190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3069">
          <w:marLeft w:val="0"/>
          <w:marRight w:val="0"/>
          <w:marTop w:val="0"/>
          <w:marBottom w:val="0"/>
          <w:divBdr>
            <w:top w:val="none" w:sz="0" w:space="0" w:color="auto"/>
            <w:left w:val="none" w:sz="0" w:space="0" w:color="auto"/>
            <w:bottom w:val="none" w:sz="0" w:space="0" w:color="auto"/>
            <w:right w:val="none" w:sz="0" w:space="0" w:color="auto"/>
          </w:divBdr>
        </w:div>
      </w:divsChild>
    </w:div>
    <w:div w:id="920137510">
      <w:bodyDiv w:val="1"/>
      <w:marLeft w:val="0"/>
      <w:marRight w:val="0"/>
      <w:marTop w:val="0"/>
      <w:marBottom w:val="0"/>
      <w:divBdr>
        <w:top w:val="none" w:sz="0" w:space="0" w:color="auto"/>
        <w:left w:val="none" w:sz="0" w:space="0" w:color="auto"/>
        <w:bottom w:val="none" w:sz="0" w:space="0" w:color="auto"/>
        <w:right w:val="none" w:sz="0" w:space="0" w:color="auto"/>
      </w:divBdr>
    </w:div>
    <w:div w:id="936596448">
      <w:bodyDiv w:val="1"/>
      <w:marLeft w:val="0"/>
      <w:marRight w:val="0"/>
      <w:marTop w:val="0"/>
      <w:marBottom w:val="0"/>
      <w:divBdr>
        <w:top w:val="none" w:sz="0" w:space="0" w:color="auto"/>
        <w:left w:val="none" w:sz="0" w:space="0" w:color="auto"/>
        <w:bottom w:val="none" w:sz="0" w:space="0" w:color="auto"/>
        <w:right w:val="none" w:sz="0" w:space="0" w:color="auto"/>
      </w:divBdr>
      <w:divsChild>
        <w:div w:id="102044564">
          <w:marLeft w:val="0"/>
          <w:marRight w:val="0"/>
          <w:marTop w:val="0"/>
          <w:marBottom w:val="0"/>
          <w:divBdr>
            <w:top w:val="none" w:sz="0" w:space="0" w:color="auto"/>
            <w:left w:val="none" w:sz="0" w:space="0" w:color="auto"/>
            <w:bottom w:val="none" w:sz="0" w:space="0" w:color="auto"/>
            <w:right w:val="none" w:sz="0" w:space="0" w:color="auto"/>
          </w:divBdr>
          <w:divsChild>
            <w:div w:id="700055625">
              <w:marLeft w:val="0"/>
              <w:marRight w:val="0"/>
              <w:marTop w:val="0"/>
              <w:marBottom w:val="0"/>
              <w:divBdr>
                <w:top w:val="none" w:sz="0" w:space="0" w:color="auto"/>
                <w:left w:val="none" w:sz="0" w:space="0" w:color="auto"/>
                <w:bottom w:val="none" w:sz="0" w:space="0" w:color="auto"/>
                <w:right w:val="none" w:sz="0" w:space="0" w:color="auto"/>
              </w:divBdr>
              <w:divsChild>
                <w:div w:id="16936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295">
          <w:marLeft w:val="0"/>
          <w:marRight w:val="0"/>
          <w:marTop w:val="0"/>
          <w:marBottom w:val="0"/>
          <w:divBdr>
            <w:top w:val="none" w:sz="0" w:space="0" w:color="auto"/>
            <w:left w:val="none" w:sz="0" w:space="0" w:color="auto"/>
            <w:bottom w:val="none" w:sz="0" w:space="0" w:color="auto"/>
            <w:right w:val="none" w:sz="0" w:space="0" w:color="auto"/>
          </w:divBdr>
        </w:div>
        <w:div w:id="583222672">
          <w:marLeft w:val="0"/>
          <w:marRight w:val="0"/>
          <w:marTop w:val="0"/>
          <w:marBottom w:val="0"/>
          <w:divBdr>
            <w:top w:val="none" w:sz="0" w:space="0" w:color="auto"/>
            <w:left w:val="none" w:sz="0" w:space="0" w:color="auto"/>
            <w:bottom w:val="none" w:sz="0" w:space="0" w:color="auto"/>
            <w:right w:val="none" w:sz="0" w:space="0" w:color="auto"/>
          </w:divBdr>
        </w:div>
      </w:divsChild>
    </w:div>
    <w:div w:id="939218123">
      <w:bodyDiv w:val="1"/>
      <w:marLeft w:val="0"/>
      <w:marRight w:val="0"/>
      <w:marTop w:val="0"/>
      <w:marBottom w:val="0"/>
      <w:divBdr>
        <w:top w:val="none" w:sz="0" w:space="0" w:color="auto"/>
        <w:left w:val="none" w:sz="0" w:space="0" w:color="auto"/>
        <w:bottom w:val="none" w:sz="0" w:space="0" w:color="auto"/>
        <w:right w:val="none" w:sz="0" w:space="0" w:color="auto"/>
      </w:divBdr>
    </w:div>
    <w:div w:id="1056781099">
      <w:bodyDiv w:val="1"/>
      <w:marLeft w:val="0"/>
      <w:marRight w:val="0"/>
      <w:marTop w:val="0"/>
      <w:marBottom w:val="0"/>
      <w:divBdr>
        <w:top w:val="none" w:sz="0" w:space="0" w:color="auto"/>
        <w:left w:val="none" w:sz="0" w:space="0" w:color="auto"/>
        <w:bottom w:val="none" w:sz="0" w:space="0" w:color="auto"/>
        <w:right w:val="none" w:sz="0" w:space="0" w:color="auto"/>
      </w:divBdr>
    </w:div>
    <w:div w:id="1061441628">
      <w:bodyDiv w:val="1"/>
      <w:marLeft w:val="0"/>
      <w:marRight w:val="0"/>
      <w:marTop w:val="0"/>
      <w:marBottom w:val="0"/>
      <w:divBdr>
        <w:top w:val="none" w:sz="0" w:space="0" w:color="auto"/>
        <w:left w:val="none" w:sz="0" w:space="0" w:color="auto"/>
        <w:bottom w:val="none" w:sz="0" w:space="0" w:color="auto"/>
        <w:right w:val="none" w:sz="0" w:space="0" w:color="auto"/>
      </w:divBdr>
      <w:divsChild>
        <w:div w:id="1816869283">
          <w:marLeft w:val="0"/>
          <w:marRight w:val="0"/>
          <w:marTop w:val="0"/>
          <w:marBottom w:val="0"/>
          <w:divBdr>
            <w:top w:val="none" w:sz="0" w:space="0" w:color="auto"/>
            <w:left w:val="none" w:sz="0" w:space="0" w:color="auto"/>
            <w:bottom w:val="none" w:sz="0" w:space="0" w:color="auto"/>
            <w:right w:val="none" w:sz="0" w:space="0" w:color="auto"/>
          </w:divBdr>
          <w:divsChild>
            <w:div w:id="1120339294">
              <w:marLeft w:val="0"/>
              <w:marRight w:val="0"/>
              <w:marTop w:val="0"/>
              <w:marBottom w:val="0"/>
              <w:divBdr>
                <w:top w:val="none" w:sz="0" w:space="0" w:color="auto"/>
                <w:left w:val="none" w:sz="0" w:space="0" w:color="auto"/>
                <w:bottom w:val="none" w:sz="0" w:space="0" w:color="auto"/>
                <w:right w:val="none" w:sz="0" w:space="0" w:color="auto"/>
              </w:divBdr>
              <w:divsChild>
                <w:div w:id="53604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8845">
          <w:marLeft w:val="0"/>
          <w:marRight w:val="0"/>
          <w:marTop w:val="0"/>
          <w:marBottom w:val="0"/>
          <w:divBdr>
            <w:top w:val="none" w:sz="0" w:space="0" w:color="auto"/>
            <w:left w:val="none" w:sz="0" w:space="0" w:color="auto"/>
            <w:bottom w:val="none" w:sz="0" w:space="0" w:color="auto"/>
            <w:right w:val="none" w:sz="0" w:space="0" w:color="auto"/>
          </w:divBdr>
        </w:div>
      </w:divsChild>
    </w:div>
    <w:div w:id="1077243706">
      <w:bodyDiv w:val="1"/>
      <w:marLeft w:val="0"/>
      <w:marRight w:val="0"/>
      <w:marTop w:val="0"/>
      <w:marBottom w:val="0"/>
      <w:divBdr>
        <w:top w:val="none" w:sz="0" w:space="0" w:color="auto"/>
        <w:left w:val="none" w:sz="0" w:space="0" w:color="auto"/>
        <w:bottom w:val="none" w:sz="0" w:space="0" w:color="auto"/>
        <w:right w:val="none" w:sz="0" w:space="0" w:color="auto"/>
      </w:divBdr>
    </w:div>
    <w:div w:id="1079135212">
      <w:bodyDiv w:val="1"/>
      <w:marLeft w:val="0"/>
      <w:marRight w:val="0"/>
      <w:marTop w:val="0"/>
      <w:marBottom w:val="0"/>
      <w:divBdr>
        <w:top w:val="none" w:sz="0" w:space="0" w:color="auto"/>
        <w:left w:val="none" w:sz="0" w:space="0" w:color="auto"/>
        <w:bottom w:val="none" w:sz="0" w:space="0" w:color="auto"/>
        <w:right w:val="none" w:sz="0" w:space="0" w:color="auto"/>
      </w:divBdr>
    </w:div>
    <w:div w:id="1098334096">
      <w:bodyDiv w:val="1"/>
      <w:marLeft w:val="0"/>
      <w:marRight w:val="0"/>
      <w:marTop w:val="0"/>
      <w:marBottom w:val="0"/>
      <w:divBdr>
        <w:top w:val="none" w:sz="0" w:space="0" w:color="auto"/>
        <w:left w:val="none" w:sz="0" w:space="0" w:color="auto"/>
        <w:bottom w:val="none" w:sz="0" w:space="0" w:color="auto"/>
        <w:right w:val="none" w:sz="0" w:space="0" w:color="auto"/>
      </w:divBdr>
    </w:div>
    <w:div w:id="1178882738">
      <w:bodyDiv w:val="1"/>
      <w:marLeft w:val="0"/>
      <w:marRight w:val="0"/>
      <w:marTop w:val="0"/>
      <w:marBottom w:val="0"/>
      <w:divBdr>
        <w:top w:val="none" w:sz="0" w:space="0" w:color="auto"/>
        <w:left w:val="none" w:sz="0" w:space="0" w:color="auto"/>
        <w:bottom w:val="none" w:sz="0" w:space="0" w:color="auto"/>
        <w:right w:val="none" w:sz="0" w:space="0" w:color="auto"/>
      </w:divBdr>
    </w:div>
    <w:div w:id="1241793082">
      <w:bodyDiv w:val="1"/>
      <w:marLeft w:val="0"/>
      <w:marRight w:val="0"/>
      <w:marTop w:val="0"/>
      <w:marBottom w:val="0"/>
      <w:divBdr>
        <w:top w:val="none" w:sz="0" w:space="0" w:color="auto"/>
        <w:left w:val="none" w:sz="0" w:space="0" w:color="auto"/>
        <w:bottom w:val="none" w:sz="0" w:space="0" w:color="auto"/>
        <w:right w:val="none" w:sz="0" w:space="0" w:color="auto"/>
      </w:divBdr>
      <w:divsChild>
        <w:div w:id="957681859">
          <w:marLeft w:val="0"/>
          <w:marRight w:val="0"/>
          <w:marTop w:val="0"/>
          <w:marBottom w:val="0"/>
          <w:divBdr>
            <w:top w:val="none" w:sz="0" w:space="0" w:color="auto"/>
            <w:left w:val="none" w:sz="0" w:space="0" w:color="auto"/>
            <w:bottom w:val="none" w:sz="0" w:space="0" w:color="auto"/>
            <w:right w:val="none" w:sz="0" w:space="0" w:color="auto"/>
          </w:divBdr>
          <w:divsChild>
            <w:div w:id="962924713">
              <w:marLeft w:val="0"/>
              <w:marRight w:val="0"/>
              <w:marTop w:val="0"/>
              <w:marBottom w:val="0"/>
              <w:divBdr>
                <w:top w:val="none" w:sz="0" w:space="0" w:color="auto"/>
                <w:left w:val="none" w:sz="0" w:space="0" w:color="auto"/>
                <w:bottom w:val="none" w:sz="0" w:space="0" w:color="auto"/>
                <w:right w:val="none" w:sz="0" w:space="0" w:color="auto"/>
              </w:divBdr>
              <w:divsChild>
                <w:div w:id="594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06632">
          <w:marLeft w:val="0"/>
          <w:marRight w:val="0"/>
          <w:marTop w:val="0"/>
          <w:marBottom w:val="0"/>
          <w:divBdr>
            <w:top w:val="none" w:sz="0" w:space="0" w:color="auto"/>
            <w:left w:val="none" w:sz="0" w:space="0" w:color="auto"/>
            <w:bottom w:val="none" w:sz="0" w:space="0" w:color="auto"/>
            <w:right w:val="none" w:sz="0" w:space="0" w:color="auto"/>
          </w:divBdr>
        </w:div>
      </w:divsChild>
    </w:div>
    <w:div w:id="1328359816">
      <w:bodyDiv w:val="1"/>
      <w:marLeft w:val="0"/>
      <w:marRight w:val="0"/>
      <w:marTop w:val="0"/>
      <w:marBottom w:val="0"/>
      <w:divBdr>
        <w:top w:val="none" w:sz="0" w:space="0" w:color="auto"/>
        <w:left w:val="none" w:sz="0" w:space="0" w:color="auto"/>
        <w:bottom w:val="none" w:sz="0" w:space="0" w:color="auto"/>
        <w:right w:val="none" w:sz="0" w:space="0" w:color="auto"/>
      </w:divBdr>
    </w:div>
    <w:div w:id="1344166707">
      <w:bodyDiv w:val="1"/>
      <w:marLeft w:val="0"/>
      <w:marRight w:val="0"/>
      <w:marTop w:val="0"/>
      <w:marBottom w:val="0"/>
      <w:divBdr>
        <w:top w:val="none" w:sz="0" w:space="0" w:color="auto"/>
        <w:left w:val="none" w:sz="0" w:space="0" w:color="auto"/>
        <w:bottom w:val="none" w:sz="0" w:space="0" w:color="auto"/>
        <w:right w:val="none" w:sz="0" w:space="0" w:color="auto"/>
      </w:divBdr>
      <w:divsChild>
        <w:div w:id="553008938">
          <w:marLeft w:val="0"/>
          <w:marRight w:val="0"/>
          <w:marTop w:val="0"/>
          <w:marBottom w:val="0"/>
          <w:divBdr>
            <w:top w:val="none" w:sz="0" w:space="0" w:color="auto"/>
            <w:left w:val="none" w:sz="0" w:space="0" w:color="auto"/>
            <w:bottom w:val="none" w:sz="0" w:space="0" w:color="auto"/>
            <w:right w:val="none" w:sz="0" w:space="0" w:color="auto"/>
          </w:divBdr>
        </w:div>
      </w:divsChild>
    </w:div>
    <w:div w:id="1419785285">
      <w:bodyDiv w:val="1"/>
      <w:marLeft w:val="0"/>
      <w:marRight w:val="0"/>
      <w:marTop w:val="0"/>
      <w:marBottom w:val="0"/>
      <w:divBdr>
        <w:top w:val="none" w:sz="0" w:space="0" w:color="auto"/>
        <w:left w:val="none" w:sz="0" w:space="0" w:color="auto"/>
        <w:bottom w:val="none" w:sz="0" w:space="0" w:color="auto"/>
        <w:right w:val="none" w:sz="0" w:space="0" w:color="auto"/>
      </w:divBdr>
    </w:div>
    <w:div w:id="1423453496">
      <w:bodyDiv w:val="1"/>
      <w:marLeft w:val="0"/>
      <w:marRight w:val="0"/>
      <w:marTop w:val="0"/>
      <w:marBottom w:val="0"/>
      <w:divBdr>
        <w:top w:val="none" w:sz="0" w:space="0" w:color="auto"/>
        <w:left w:val="none" w:sz="0" w:space="0" w:color="auto"/>
        <w:bottom w:val="none" w:sz="0" w:space="0" w:color="auto"/>
        <w:right w:val="none" w:sz="0" w:space="0" w:color="auto"/>
      </w:divBdr>
    </w:div>
    <w:div w:id="1455172975">
      <w:bodyDiv w:val="1"/>
      <w:marLeft w:val="0"/>
      <w:marRight w:val="0"/>
      <w:marTop w:val="0"/>
      <w:marBottom w:val="0"/>
      <w:divBdr>
        <w:top w:val="none" w:sz="0" w:space="0" w:color="auto"/>
        <w:left w:val="none" w:sz="0" w:space="0" w:color="auto"/>
        <w:bottom w:val="none" w:sz="0" w:space="0" w:color="auto"/>
        <w:right w:val="none" w:sz="0" w:space="0" w:color="auto"/>
      </w:divBdr>
    </w:div>
    <w:div w:id="1479179446">
      <w:bodyDiv w:val="1"/>
      <w:marLeft w:val="0"/>
      <w:marRight w:val="0"/>
      <w:marTop w:val="0"/>
      <w:marBottom w:val="0"/>
      <w:divBdr>
        <w:top w:val="none" w:sz="0" w:space="0" w:color="auto"/>
        <w:left w:val="none" w:sz="0" w:space="0" w:color="auto"/>
        <w:bottom w:val="none" w:sz="0" w:space="0" w:color="auto"/>
        <w:right w:val="none" w:sz="0" w:space="0" w:color="auto"/>
      </w:divBdr>
    </w:div>
    <w:div w:id="1491100565">
      <w:bodyDiv w:val="1"/>
      <w:marLeft w:val="0"/>
      <w:marRight w:val="0"/>
      <w:marTop w:val="0"/>
      <w:marBottom w:val="0"/>
      <w:divBdr>
        <w:top w:val="none" w:sz="0" w:space="0" w:color="auto"/>
        <w:left w:val="none" w:sz="0" w:space="0" w:color="auto"/>
        <w:bottom w:val="none" w:sz="0" w:space="0" w:color="auto"/>
        <w:right w:val="none" w:sz="0" w:space="0" w:color="auto"/>
      </w:divBdr>
    </w:div>
    <w:div w:id="1501627753">
      <w:bodyDiv w:val="1"/>
      <w:marLeft w:val="0"/>
      <w:marRight w:val="0"/>
      <w:marTop w:val="0"/>
      <w:marBottom w:val="0"/>
      <w:divBdr>
        <w:top w:val="none" w:sz="0" w:space="0" w:color="auto"/>
        <w:left w:val="none" w:sz="0" w:space="0" w:color="auto"/>
        <w:bottom w:val="none" w:sz="0" w:space="0" w:color="auto"/>
        <w:right w:val="none" w:sz="0" w:space="0" w:color="auto"/>
      </w:divBdr>
      <w:divsChild>
        <w:div w:id="1963917902">
          <w:marLeft w:val="0"/>
          <w:marRight w:val="0"/>
          <w:marTop w:val="0"/>
          <w:marBottom w:val="0"/>
          <w:divBdr>
            <w:top w:val="none" w:sz="0" w:space="0" w:color="auto"/>
            <w:left w:val="none" w:sz="0" w:space="0" w:color="auto"/>
            <w:bottom w:val="none" w:sz="0" w:space="0" w:color="auto"/>
            <w:right w:val="none" w:sz="0" w:space="0" w:color="auto"/>
          </w:divBdr>
        </w:div>
        <w:div w:id="1879976095">
          <w:marLeft w:val="0"/>
          <w:marRight w:val="0"/>
          <w:marTop w:val="0"/>
          <w:marBottom w:val="0"/>
          <w:divBdr>
            <w:top w:val="none" w:sz="0" w:space="0" w:color="auto"/>
            <w:left w:val="none" w:sz="0" w:space="0" w:color="auto"/>
            <w:bottom w:val="none" w:sz="0" w:space="0" w:color="auto"/>
            <w:right w:val="none" w:sz="0" w:space="0" w:color="auto"/>
          </w:divBdr>
        </w:div>
        <w:div w:id="1956054872">
          <w:marLeft w:val="0"/>
          <w:marRight w:val="0"/>
          <w:marTop w:val="0"/>
          <w:marBottom w:val="0"/>
          <w:divBdr>
            <w:top w:val="none" w:sz="0" w:space="0" w:color="auto"/>
            <w:left w:val="none" w:sz="0" w:space="0" w:color="auto"/>
            <w:bottom w:val="none" w:sz="0" w:space="0" w:color="auto"/>
            <w:right w:val="none" w:sz="0" w:space="0" w:color="auto"/>
          </w:divBdr>
        </w:div>
        <w:div w:id="1398043605">
          <w:marLeft w:val="0"/>
          <w:marRight w:val="0"/>
          <w:marTop w:val="0"/>
          <w:marBottom w:val="0"/>
          <w:divBdr>
            <w:top w:val="none" w:sz="0" w:space="0" w:color="auto"/>
            <w:left w:val="none" w:sz="0" w:space="0" w:color="auto"/>
            <w:bottom w:val="none" w:sz="0" w:space="0" w:color="auto"/>
            <w:right w:val="none" w:sz="0" w:space="0" w:color="auto"/>
          </w:divBdr>
        </w:div>
        <w:div w:id="1361395350">
          <w:marLeft w:val="0"/>
          <w:marRight w:val="0"/>
          <w:marTop w:val="0"/>
          <w:marBottom w:val="0"/>
          <w:divBdr>
            <w:top w:val="none" w:sz="0" w:space="0" w:color="auto"/>
            <w:left w:val="none" w:sz="0" w:space="0" w:color="auto"/>
            <w:bottom w:val="none" w:sz="0" w:space="0" w:color="auto"/>
            <w:right w:val="none" w:sz="0" w:space="0" w:color="auto"/>
          </w:divBdr>
        </w:div>
        <w:div w:id="142091920">
          <w:marLeft w:val="0"/>
          <w:marRight w:val="0"/>
          <w:marTop w:val="0"/>
          <w:marBottom w:val="0"/>
          <w:divBdr>
            <w:top w:val="none" w:sz="0" w:space="0" w:color="auto"/>
            <w:left w:val="none" w:sz="0" w:space="0" w:color="auto"/>
            <w:bottom w:val="none" w:sz="0" w:space="0" w:color="auto"/>
            <w:right w:val="none" w:sz="0" w:space="0" w:color="auto"/>
          </w:divBdr>
        </w:div>
        <w:div w:id="101849425">
          <w:marLeft w:val="0"/>
          <w:marRight w:val="0"/>
          <w:marTop w:val="0"/>
          <w:marBottom w:val="0"/>
          <w:divBdr>
            <w:top w:val="none" w:sz="0" w:space="0" w:color="auto"/>
            <w:left w:val="none" w:sz="0" w:space="0" w:color="auto"/>
            <w:bottom w:val="none" w:sz="0" w:space="0" w:color="auto"/>
            <w:right w:val="none" w:sz="0" w:space="0" w:color="auto"/>
          </w:divBdr>
        </w:div>
        <w:div w:id="1501458247">
          <w:marLeft w:val="0"/>
          <w:marRight w:val="0"/>
          <w:marTop w:val="0"/>
          <w:marBottom w:val="0"/>
          <w:divBdr>
            <w:top w:val="none" w:sz="0" w:space="0" w:color="auto"/>
            <w:left w:val="none" w:sz="0" w:space="0" w:color="auto"/>
            <w:bottom w:val="none" w:sz="0" w:space="0" w:color="auto"/>
            <w:right w:val="none" w:sz="0" w:space="0" w:color="auto"/>
          </w:divBdr>
        </w:div>
        <w:div w:id="383020235">
          <w:marLeft w:val="0"/>
          <w:marRight w:val="0"/>
          <w:marTop w:val="0"/>
          <w:marBottom w:val="0"/>
          <w:divBdr>
            <w:top w:val="none" w:sz="0" w:space="0" w:color="auto"/>
            <w:left w:val="none" w:sz="0" w:space="0" w:color="auto"/>
            <w:bottom w:val="none" w:sz="0" w:space="0" w:color="auto"/>
            <w:right w:val="none" w:sz="0" w:space="0" w:color="auto"/>
          </w:divBdr>
        </w:div>
        <w:div w:id="1253122131">
          <w:marLeft w:val="0"/>
          <w:marRight w:val="0"/>
          <w:marTop w:val="0"/>
          <w:marBottom w:val="0"/>
          <w:divBdr>
            <w:top w:val="none" w:sz="0" w:space="0" w:color="auto"/>
            <w:left w:val="none" w:sz="0" w:space="0" w:color="auto"/>
            <w:bottom w:val="none" w:sz="0" w:space="0" w:color="auto"/>
            <w:right w:val="none" w:sz="0" w:space="0" w:color="auto"/>
          </w:divBdr>
        </w:div>
        <w:div w:id="852493880">
          <w:marLeft w:val="0"/>
          <w:marRight w:val="0"/>
          <w:marTop w:val="0"/>
          <w:marBottom w:val="0"/>
          <w:divBdr>
            <w:top w:val="none" w:sz="0" w:space="0" w:color="auto"/>
            <w:left w:val="none" w:sz="0" w:space="0" w:color="auto"/>
            <w:bottom w:val="none" w:sz="0" w:space="0" w:color="auto"/>
            <w:right w:val="none" w:sz="0" w:space="0" w:color="auto"/>
          </w:divBdr>
        </w:div>
        <w:div w:id="778913467">
          <w:marLeft w:val="0"/>
          <w:marRight w:val="0"/>
          <w:marTop w:val="0"/>
          <w:marBottom w:val="0"/>
          <w:divBdr>
            <w:top w:val="none" w:sz="0" w:space="0" w:color="auto"/>
            <w:left w:val="none" w:sz="0" w:space="0" w:color="auto"/>
            <w:bottom w:val="none" w:sz="0" w:space="0" w:color="auto"/>
            <w:right w:val="none" w:sz="0" w:space="0" w:color="auto"/>
          </w:divBdr>
        </w:div>
        <w:div w:id="175271421">
          <w:marLeft w:val="0"/>
          <w:marRight w:val="0"/>
          <w:marTop w:val="0"/>
          <w:marBottom w:val="0"/>
          <w:divBdr>
            <w:top w:val="none" w:sz="0" w:space="0" w:color="auto"/>
            <w:left w:val="none" w:sz="0" w:space="0" w:color="auto"/>
            <w:bottom w:val="none" w:sz="0" w:space="0" w:color="auto"/>
            <w:right w:val="none" w:sz="0" w:space="0" w:color="auto"/>
          </w:divBdr>
        </w:div>
        <w:div w:id="570962972">
          <w:marLeft w:val="0"/>
          <w:marRight w:val="0"/>
          <w:marTop w:val="0"/>
          <w:marBottom w:val="0"/>
          <w:divBdr>
            <w:top w:val="none" w:sz="0" w:space="0" w:color="auto"/>
            <w:left w:val="none" w:sz="0" w:space="0" w:color="auto"/>
            <w:bottom w:val="none" w:sz="0" w:space="0" w:color="auto"/>
            <w:right w:val="none" w:sz="0" w:space="0" w:color="auto"/>
          </w:divBdr>
        </w:div>
        <w:div w:id="474419349">
          <w:marLeft w:val="0"/>
          <w:marRight w:val="0"/>
          <w:marTop w:val="0"/>
          <w:marBottom w:val="0"/>
          <w:divBdr>
            <w:top w:val="none" w:sz="0" w:space="0" w:color="auto"/>
            <w:left w:val="none" w:sz="0" w:space="0" w:color="auto"/>
            <w:bottom w:val="none" w:sz="0" w:space="0" w:color="auto"/>
            <w:right w:val="none" w:sz="0" w:space="0" w:color="auto"/>
          </w:divBdr>
        </w:div>
        <w:div w:id="626814899">
          <w:marLeft w:val="0"/>
          <w:marRight w:val="0"/>
          <w:marTop w:val="0"/>
          <w:marBottom w:val="0"/>
          <w:divBdr>
            <w:top w:val="none" w:sz="0" w:space="0" w:color="auto"/>
            <w:left w:val="none" w:sz="0" w:space="0" w:color="auto"/>
            <w:bottom w:val="none" w:sz="0" w:space="0" w:color="auto"/>
            <w:right w:val="none" w:sz="0" w:space="0" w:color="auto"/>
          </w:divBdr>
        </w:div>
      </w:divsChild>
    </w:div>
    <w:div w:id="1537502138">
      <w:bodyDiv w:val="1"/>
      <w:marLeft w:val="0"/>
      <w:marRight w:val="0"/>
      <w:marTop w:val="0"/>
      <w:marBottom w:val="0"/>
      <w:divBdr>
        <w:top w:val="none" w:sz="0" w:space="0" w:color="auto"/>
        <w:left w:val="none" w:sz="0" w:space="0" w:color="auto"/>
        <w:bottom w:val="none" w:sz="0" w:space="0" w:color="auto"/>
        <w:right w:val="none" w:sz="0" w:space="0" w:color="auto"/>
      </w:divBdr>
    </w:div>
    <w:div w:id="1540044243">
      <w:bodyDiv w:val="1"/>
      <w:marLeft w:val="0"/>
      <w:marRight w:val="0"/>
      <w:marTop w:val="0"/>
      <w:marBottom w:val="0"/>
      <w:divBdr>
        <w:top w:val="none" w:sz="0" w:space="0" w:color="auto"/>
        <w:left w:val="none" w:sz="0" w:space="0" w:color="auto"/>
        <w:bottom w:val="none" w:sz="0" w:space="0" w:color="auto"/>
        <w:right w:val="none" w:sz="0" w:space="0" w:color="auto"/>
      </w:divBdr>
    </w:div>
    <w:div w:id="1674606631">
      <w:bodyDiv w:val="1"/>
      <w:marLeft w:val="0"/>
      <w:marRight w:val="0"/>
      <w:marTop w:val="0"/>
      <w:marBottom w:val="0"/>
      <w:divBdr>
        <w:top w:val="none" w:sz="0" w:space="0" w:color="auto"/>
        <w:left w:val="none" w:sz="0" w:space="0" w:color="auto"/>
        <w:bottom w:val="none" w:sz="0" w:space="0" w:color="auto"/>
        <w:right w:val="none" w:sz="0" w:space="0" w:color="auto"/>
      </w:divBdr>
    </w:div>
    <w:div w:id="1778863063">
      <w:bodyDiv w:val="1"/>
      <w:marLeft w:val="0"/>
      <w:marRight w:val="0"/>
      <w:marTop w:val="0"/>
      <w:marBottom w:val="0"/>
      <w:divBdr>
        <w:top w:val="none" w:sz="0" w:space="0" w:color="auto"/>
        <w:left w:val="none" w:sz="0" w:space="0" w:color="auto"/>
        <w:bottom w:val="none" w:sz="0" w:space="0" w:color="auto"/>
        <w:right w:val="none" w:sz="0" w:space="0" w:color="auto"/>
      </w:divBdr>
    </w:div>
    <w:div w:id="1801419053">
      <w:bodyDiv w:val="1"/>
      <w:marLeft w:val="0"/>
      <w:marRight w:val="0"/>
      <w:marTop w:val="0"/>
      <w:marBottom w:val="0"/>
      <w:divBdr>
        <w:top w:val="none" w:sz="0" w:space="0" w:color="auto"/>
        <w:left w:val="none" w:sz="0" w:space="0" w:color="auto"/>
        <w:bottom w:val="none" w:sz="0" w:space="0" w:color="auto"/>
        <w:right w:val="none" w:sz="0" w:space="0" w:color="auto"/>
      </w:divBdr>
    </w:div>
    <w:div w:id="1804233342">
      <w:bodyDiv w:val="1"/>
      <w:marLeft w:val="0"/>
      <w:marRight w:val="0"/>
      <w:marTop w:val="0"/>
      <w:marBottom w:val="0"/>
      <w:divBdr>
        <w:top w:val="none" w:sz="0" w:space="0" w:color="auto"/>
        <w:left w:val="none" w:sz="0" w:space="0" w:color="auto"/>
        <w:bottom w:val="none" w:sz="0" w:space="0" w:color="auto"/>
        <w:right w:val="none" w:sz="0" w:space="0" w:color="auto"/>
      </w:divBdr>
    </w:div>
    <w:div w:id="1829515265">
      <w:bodyDiv w:val="1"/>
      <w:marLeft w:val="0"/>
      <w:marRight w:val="0"/>
      <w:marTop w:val="0"/>
      <w:marBottom w:val="0"/>
      <w:divBdr>
        <w:top w:val="none" w:sz="0" w:space="0" w:color="auto"/>
        <w:left w:val="none" w:sz="0" w:space="0" w:color="auto"/>
        <w:bottom w:val="none" w:sz="0" w:space="0" w:color="auto"/>
        <w:right w:val="none" w:sz="0" w:space="0" w:color="auto"/>
      </w:divBdr>
    </w:div>
    <w:div w:id="1971935324">
      <w:bodyDiv w:val="1"/>
      <w:marLeft w:val="0"/>
      <w:marRight w:val="0"/>
      <w:marTop w:val="0"/>
      <w:marBottom w:val="0"/>
      <w:divBdr>
        <w:top w:val="none" w:sz="0" w:space="0" w:color="auto"/>
        <w:left w:val="none" w:sz="0" w:space="0" w:color="auto"/>
        <w:bottom w:val="none" w:sz="0" w:space="0" w:color="auto"/>
        <w:right w:val="none" w:sz="0" w:space="0" w:color="auto"/>
      </w:divBdr>
    </w:div>
    <w:div w:id="2057467290">
      <w:bodyDiv w:val="1"/>
      <w:marLeft w:val="0"/>
      <w:marRight w:val="0"/>
      <w:marTop w:val="0"/>
      <w:marBottom w:val="0"/>
      <w:divBdr>
        <w:top w:val="none" w:sz="0" w:space="0" w:color="auto"/>
        <w:left w:val="none" w:sz="0" w:space="0" w:color="auto"/>
        <w:bottom w:val="none" w:sz="0" w:space="0" w:color="auto"/>
        <w:right w:val="none" w:sz="0" w:space="0" w:color="auto"/>
      </w:divBdr>
    </w:div>
    <w:div w:id="213956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4s.com/spring-boot-tutorials/spring-boot-creating-a-restful-web-service-example/"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hyperlink" Target="https://www.java4s.com/spring-boot-tutorials/spring-boot-maven-hello-world-example-step-by-step/"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localhost:8080/springbootcache/get-cust-info"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www.java4s.com/spring-boot-tutorials/spring-boot-creating-a-restful-web-service-example/" TargetMode="External"/><Relationship Id="rId51" Type="http://schemas.openxmlformats.org/officeDocument/2006/relationships/image" Target="media/image43.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540</TotalTime>
  <Pages>45</Pages>
  <Words>2098</Words>
  <Characters>11964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dc:creator>
  <cp:lastModifiedBy>Deepak</cp:lastModifiedBy>
  <cp:revision>24</cp:revision>
  <dcterms:created xsi:type="dcterms:W3CDTF">2018-11-29T16:54:00Z</dcterms:created>
  <dcterms:modified xsi:type="dcterms:W3CDTF">2019-01-07T17:38:00Z</dcterms:modified>
</cp:coreProperties>
</file>